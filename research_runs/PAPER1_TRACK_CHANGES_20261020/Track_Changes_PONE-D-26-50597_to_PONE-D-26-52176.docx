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del w:id="1707" w:author="Version comparison" w:date="2026-10-20T02:31:33Z"/>
        </w:rPr>
      </w:pPr>
      <w:del w:id="1708" w:author="Version comparison" w:date="2026-10-20T02:31:33Z">
        <w:r>
          <w:delText xml:space="preserve">Source-only model selection and limits of fixed spectral-sharing pipelines in cross-subject motor-imagery EEG decoding</w:delText>
        </w:r>
      </w:del>
    </w:p>
    <w:p>
      <w:pPr>
        <w:rPr>
          <w:del w:id="1705" w:author="Version comparison" w:date="2026-10-20T02:31:33Z"/>
        </w:rPr>
      </w:pPr>
      <w:del w:id="1706" w:author="Version comparison" w:date="2026-10-20T02:31:33Z">
        <w:r>
          <w:delText xml:space="preserve">Short title: Source-only selection and fixed spectral-sharing pipelines in motor-imagery EEG</w:delText>
        </w:r>
      </w:del>
    </w:p>
    <w:p>
      <w:pPr>
        <w:pStyle w:val="Title"/>
      </w:pPr>
      <w:ins w:id="1000" w:author="Version comparison" w:date="2026-10-20T02:31:33Z">
        <w:r>
          <w:rPr/>
          <w:t>Source-cohort expansion improves weaker-class coverage in cross-subject motor-imagery EEG decoding</w:t>
        </w:r>
      </w:ins>
    </w:p>
    <w:p>
      <w:r>
        <w:rPr/>
        <w:t>Ziyuan Zhu*</w:t>
      </w:r>
    </w:p>
    <w:p>
      <w:r>
        <w:rPr/>
        <w:t>College of Artificial Intelligence Medicine, Chongqing Medical University, Chongqing, China</w:t>
      </w:r>
    </w:p>
    <w:p>
      <w:r>
        <w:rPr/>
        <w:t>*Corresponding author: zzy2630816871@gmail.com</w:t>
      </w:r>
    </w:p>
    <w:p>
      <w:pPr>
        <w:rPr>
          <w:del w:id="1703" w:author="Version comparison" w:date="2026-10-20T02:31:33Z"/>
        </w:rPr>
      </w:pPr>
      <w:del w:id="1704" w:author="Version comparison" w:date="2026-10-20T02:31:33Z">
        <w:r>
          <w:delText xml:space="preserve">ORCID: https://orcid.org/0009-0005-1153-4926</w:delText>
        </w:r>
      </w:del>
    </w:p>
    <w:p>
      <w:pPr>
        <w:rPr>
          <w:del w:id="1701" w:author="Version comparison" w:date="2026-10-20T02:31:33Z"/>
        </w:rPr>
      </w:pPr>
      <w:del w:id="1702" w:author="Version comparison" w:date="2026-10-20T02:31:33Z">
        <w:r>
          <w:delText xml:space="preserve">Postal address: Jinyun Campus, Chongqing Medical University, No. 61, Daxuecheng Middle Road, Shapingba District, Chongqing 401331, China</w:delText>
        </w:r>
      </w:del>
    </w:p>
    <w:p>
      <w:ins w:id="1001" w:author="Version comparison" w:date="2026-10-20T02:31:33Z">
        <w:r>
          <w:rPr/>
          <w:t>ORCID: https:/​/​orcid.org/​0009-​0005-​1153-​4926</w:t>
        </w:r>
      </w:ins>
    </w:p>
    <w:p>
      <w:ins w:id="1002" w:author="Version comparison" w:date="2026-10-20T02:31:33Z">
        <w:r>
          <w:rPr/>
          <w:t>Postal address: Jinyun Campus, Chongqing Medical University, 61 Daxuecheng Middle Road, Shapingba District, Chongqing 401331, China</w:t>
        </w:r>
      </w:ins>
    </w:p>
    <w:p>
      <w:ins w:id="1003" w:author="Version comparison" w:date="2026-10-20T02:31:33Z">
        <w:r>
          <w:rPr/>
          <w:t>Short title: Source-cohort expansion and class coverage in motor-imagery EEG</w:t>
        </w:r>
      </w:ins>
    </w:p>
    <w:p>
      <w:r>
        <w:br w:type="page"/>
      </w:r>
    </w:p>
    <w:p>
      <w:pPr>
        <w:pStyle w:val="Heading1"/>
      </w:pPr>
      <w:r>
        <w:rPr/>
        <w:t>Abstract</w:t>
      </w:r>
    </w:p>
    <w:p>
      <w:pPr>
        <w:rPr>
          <w:del w:id="1699" w:author="Version comparison" w:date="2026-10-20T02:31:33Z"/>
        </w:rPr>
      </w:pPr>
      <w:del w:id="1700" w:author="Version comparison" w:date="2026-10-20T02:31:33Z">
        <w:r>
          <w:delText xml:space="preserve">We audited source-only training-duration selection and evaluated fixed shared mu/beta input pipelines for cross-subject motor-imagery EEG decoding. An exploratory four-class study used nine BNCI2014_001 participants, excluding both target sessions from each corresponding model fit and duration selection. Separate frozen binary pipelines were evaluated on PhysioNet (109 people), Cho2017 (52) and Lee2019 offline-training runs (54, two sessions), without target fitting or adaptation. We re-audited saved predictions and source partitions. A BNCI signal analysis, specified after decoder outcomes were known, described baseline-relative mu/beta power and associations with saved binary LOSO balanced accuracy. Mean-rank duration selection increased internal balanced accuracy from 33.72% to 42.67% compared with mean-loss selection; S3 and S8 contributed 87.57% of the aggregate gain. A matched-runtime fixed-duration control improved four of nine people despite a positive mean. Shared-minus-broad external differences were +0.573 percentage points (pp) on PhysioNet (95% person-bootstrap interval [−0.097,1.242]), −1.513 pp on Cho2017 [−2.249,−0.804] and +0.204 pp on Lee2019 [−0.515,0.969]. Cho2017 and Lee2019 Holm-adjusted permutation p-values were 0.000100 and 0.604. These complete-pipeline contrasts used unequal source-selected durations. The BNCI signal analysis retained all 5,184 trials; its 2,592 hand-imagery trials gave mean signed laterality of −0.250 dB in mu and −0.168 dB in beta, with signs varying between people. Training-duration choices yielded large but concentrated gains in this development benchmark. Shared-input pipelines showed no consistent external advantage. BNCI sensor patterns provide descriptive context; nine-person associations do not establish a decoder mechanism. Unknown voltage calibration and offline evaluation limit deployment conclusions.</w:delText>
        </w:r>
      </w:del>
    </w:p>
    <w:p>
      <w:ins w:id="1004" w:author="Version comparison" w:date="2026-10-20T02:31:33Z">
        <w:r>
          <w:rPr/>
          <w:t>Adding a second source acquisition cohort improved recognition of the weaker motor-imagery class in an external electroencephalographic evaluation. We tested source-cohort expansion as a data-design strategy using nine BNCI participants alone, those nine plus 20 Yang participants, and the nine plus all 51 Yang participants. Two EEGNet input pipelines and eight source-only checkpoint rules were evaluated under a common 5,120-update full-trajectory budget; common-duration controls used 2,560 updates. The experiment comprised 108 neural trajectories and nine conventional spatial-filtering fits, with exploratory external evaluation in 85 Dreyer participants. In the prespecified broadband/tail-recall comparison, expansion from nine to 60 source participants increased weaker-class recall from 27.31% to 48.48%: +21.17 percentage points (95% confidence interval 17.12–25.21; paired p&lt;0.001). Balanced accuracy increased by 5.85 points (95% confidence interval 4.13–7.58; Holm-adjusted p&lt;0.001). Weaker-class recall improved in 72/85 participants; an additional descriptive analysis found simultaneous improvement in both endpoints in 66/85. The mean absolute class-recall gap narrowed from 62.01 to 31.38 points, a 49.39% reduction. At the common 20-epoch checkpoint, weaker-class gains were 17.07 and 24.87 points in the broadband and shared-view pipelines. Supplementary post hoc analyses also identified gains in the fixed intermediate source pool and the conventional decoder. Source-cohort expansion therefore improved weaker-command coverage and overall discrimination in the evaluated cross-dataset setting. The study combines controlled source composition, matched-duration checks and participant-level benefit profiles to establish a reproducible empirical strategy for improving cross-subject decoding.</w:t>
        </w:r>
      </w:ins>
    </w:p>
    <w:p>
      <w:pPr>
        <w:pStyle w:val="Heading1"/>
      </w:pPr>
      <w:r>
        <w:rPr/>
        <w:t>Introduction</w:t>
      </w:r>
    </w:p>
    <w:p>
      <w:pPr>
        <w:rPr>
          <w:del w:id="1697" w:author="Version comparison" w:date="2026-10-20T02:31:33Z"/>
        </w:rPr>
      </w:pPr>
      <w:del w:id="1698" w:author="Version comparison" w:date="2026-10-20T02:31:33Z">
        <w:r>
          <w:delText xml:space="preserve">Motor-imagery EEG decoding must distinguish imagined actions in scalp recordings whose spatial and spectral structure varies between people. A calibration-free model should transfer to a new person without fitting to that person’s labels or distributional statistics. This requirement differs from within-person evaluation and adaptation using unlabeled target recordings. BCI Competition IV dataset 2a is a small, well-documented benchmark [1,2], but its nine participants make the cohort mean especially sensitive to a few large changes. Reviews and multi-dataset evaluation frameworks document variation between datasets and show how evaluation design shapes reported performance [3,4].</w:delText>
        </w:r>
      </w:del>
    </w:p>
    <w:p>
      <w:pPr>
        <w:rPr>
          <w:del w:id="1695" w:author="Version comparison" w:date="2026-10-20T02:31:33Z"/>
        </w:rPr>
      </w:pPr>
      <w:del w:id="1696" w:author="Version comparison" w:date="2026-10-20T02:31:33Z">
        <w:r>
          <w:delText xml:space="preserve">A decoder that predicts predominantly one class can have balanced accuracy near chance even when the same architecture performs well after a different training duration. This failure may be attributed to an input distribution that requires normalization or a different representation, overlooking the role of model selection. Likewise, an increase in average balanced accuracy may reflect recovery in one or two participants rather than consistent improvement across people. Source-only fitting prevents target leakage within each fit, but it does not provide independent confirmation when the research programme was developed after examining the same benchmark.</w:delText>
        </w:r>
      </w:del>
    </w:p>
    <w:p>
      <w:pPr>
        <w:rPr>
          <w:del w:id="1693" w:author="Version comparison" w:date="2026-10-20T02:31:33Z"/>
        </w:rPr>
      </w:pPr>
      <w:del w:id="1694" w:author="Version comparison" w:date="2026-10-20T02:31:33Z">
        <w:r>
          <w:delText xml:space="preserve">We address three questions. First, can heterogeneous source-validation loss curves lead to very short training schedules, and does within-fold rank aggregation change those schedules? Second, how does a pipeline that processes predefined mu/beta views with one shared EEGNet compare with broad input, alongside spatial, capacity, and robustness controls? Third, how do the complete source-selected pipelines perform in external binary transfer? A separate descriptive analysis characterizes measured BNCI sensor signals without changing the decoders. The external evidence comprises an earlier PhysioNet evaluation [5,6] and a subsequently frozen, separately fitted pipeline for Cho2017 [7,8] and Lee2019 [9,10]. The evaluations use different channel sets and time windows and are reported separately.</w:delText>
        </w:r>
      </w:del>
    </w:p>
    <w:p>
      <w:pPr>
        <w:rPr>
          <w:del w:id="1691" w:author="Version comparison" w:date="2026-10-20T02:31:33Z"/>
        </w:rPr>
      </w:pPr>
      <w:del w:id="1692" w:author="Version comparison" w:date="2026-10-20T02:31:33Z">
        <w:r>
          <w:delText xml:space="preserve">Here, we audit source-only model selection as part of cross-subject decoder evaluation [11]. The development analyses trace how training-duration decisions affect apparent model failure and distinguish concentrated aggregate gains from participant-level benefit. Separate frozen external evaluations retain adverse and uncertain outcomes, with participants as the unit of inference. A downstream BNCI sensor analysis adds measured-signal context while keeping physiological description separate from decoder attribution.</w:delText>
        </w:r>
      </w:del>
    </w:p>
    <w:p>
      <w:pPr>
        <w:rPr>
          <w:del w:id="1689" w:author="Version comparison" w:date="2026-10-20T02:31:33Z"/>
        </w:rPr>
      </w:pPr>
      <w:del w:id="1690" w:author="Version comparison" w:date="2026-10-20T02:31:33Z">
        <w:r>
          <w:delText xml:space="preserve">Related Work</w:delText>
        </w:r>
      </w:del>
    </w:p>
    <w:p>
      <w:pPr>
        <w:rPr>
          <w:del w:id="1687" w:author="Version comparison" w:date="2026-10-20T02:31:33Z"/>
        </w:rPr>
      </w:pPr>
      <w:del w:id="1688" w:author="Version comparison" w:date="2026-10-20T02:31:33Z">
        <w:r>
          <w:delText xml:space="preserve">Classical motor-imagery decoders use spatial and spectral structure. CSP estimates discriminative spatial projections from class covariance structure [12], and filter-bank CSP combines spatial features across frequency bands [13,14]. These methods inform the spatial and spectral controls used here. The implemented filter bank is FBCSP-inspired rather than an exact reproduction; its projections, feature scaling and classifiers are fitted on source partitions under the same target-information restriction as the neural models.</w:delText>
        </w:r>
      </w:del>
    </w:p>
    <w:p>
      <w:pPr>
        <w:rPr>
          <w:del w:id="1685" w:author="Version comparison" w:date="2026-10-20T02:31:33Z"/>
        </w:rPr>
      </w:pPr>
      <w:del w:id="1686" w:author="Version comparison" w:date="2026-10-20T02:31:33Z">
        <w:r>
          <w:delText xml:space="preserve">EEGNet combines temporal filtering, depthwise spatial filtering and separable convolutions in a compact architecture [15]; broader CNN work investigates learned EEG decoding and visualization [16]. Our shared-input model processes predefined mu and beta views with one configured EEGNet and averages their class logits. Its parameter count matches one branch, but computation on two views and shared BatchNorm exposure differ. These bands define experimental input views; they do not provide verified physiological source separation.</w:delText>
        </w:r>
      </w:del>
    </w:p>
    <w:p>
      <w:pPr>
        <w:rPr>
          <w:del w:id="1683" w:author="Version comparison" w:date="2026-10-20T02:31:33Z"/>
        </w:rPr>
      </w:pPr>
      <w:del w:id="1684" w:author="Version comparison" w:date="2026-10-20T02:31:33Z">
        <w:r>
          <w:delText xml:space="preserve">Algorithm reviews and multi-dataset benchmarks document performance variation between methods, people and datasets [3,4]. Domain-generalization evaluation must also account for model selection [11]. Here, fitting is restricted to source participants within a repeatedly used development benchmark, followed by external evaluation of frozen pipelines. Methods that fit on target labels or unlabeled target distributions have a different information budget and were not compared directly.</w:delText>
        </w:r>
      </w:del>
    </w:p>
    <w:p>
      <w:pPr>
        <w:rPr>
          <w:del w:id="1681" w:author="Version comparison" w:date="2026-10-20T02:31:33Z"/>
        </w:rPr>
      </w:pPr>
      <w:del w:id="1682" w:author="Version comparison" w:date="2026-10-20T02:31:33Z">
        <w:r>
          <w:delText xml:space="preserve">Recent domain-generalization studies seek invariance across source domains for unseen-subject motor-imagery decoding. EEG-DG aligns marginal and conditional distributions across multiple source domains [17]. Zheng et al. combine spectral/task knowledge distillation with cross-source correlation alignment and distance regularization [18]. These approaches pursue source-only generalization without target adaptation, although a matched comparison still requires compatible information budgets and selection procedures. Our contribution is an audit of source-only model selection, participant heterogeneity and complete frozen-pipeline transfer, with adverse and null results retained in a traceable evidence record. We do not introduce a new domain-generalization algorithm or rank the evaluated pipelines against these methods.</w:delText>
        </w:r>
      </w:del>
    </w:p>
    <w:p>
      <w:pPr>
        <w:rPr>
          <w:del w:id="1679" w:author="Version comparison" w:date="2026-10-20T02:31:33Z"/>
        </w:rPr>
      </w:pPr>
      <w:del w:id="1680" w:author="Version comparison" w:date="2026-10-20T02:31:33Z">
        <w:r>
          <w:delText xml:space="preserve">EEG pretraining offers another route to transferable representations. LaBraM learns generic representations from large EEG collections [19], while EEGPT uses pretrained transformers for transferable EEG representations [20]. Fair comparison requires the pretraining data, downstream fitting procedures and computational budgets to be specified. Neither model was evaluated here, and equivalence to our target-information contract was not established; the findings concern the selected source-only pipelines.</w:delText>
        </w:r>
      </w:del>
    </w:p>
    <w:p>
      <w:pPr>
        <w:rPr>
          <w:del w:id="1677" w:author="Version comparison" w:date="2026-10-20T02:31:33Z"/>
        </w:rPr>
      </w:pPr>
      <w:del w:id="1678" w:author="Version comparison" w:date="2026-10-20T02:31:33Z">
        <w:r>
          <w:delText xml:space="preserve">Event-related desynchronization and synchronization describe decreases and increases in spectral power relative to a reference interval [21]. Earlier motor-imagery work investigated sensorimotor rhythm changes [22]. These concepts guide the separate characterization of measured signals, for which the baseline and estimator are specified explicitly. Scalp power patterns do not establish anatomical source localization or demonstrate that a learned decoder used those patterns.</w:delText>
        </w:r>
      </w:del>
    </w:p>
    <w:p>
      <w:pPr>
        <w:rPr>
          <w:del w:id="1675" w:author="Version comparison" w:date="2026-10-20T02:31:33Z"/>
        </w:rPr>
      </w:pPr>
      <w:del w:id="1676" w:author="Version comparison" w:date="2026-10-20T02:31:33Z">
        <w:r>
          <w:delText xml:space="preserve">Materials and Methods</w:delText>
        </w:r>
      </w:del>
    </w:p>
    <w:p>
      <w:pPr>
        <w:rPr>
          <w:del w:id="1673" w:author="Version comparison" w:date="2026-10-20T02:31:33Z"/>
        </w:rPr>
      </w:pPr>
      <w:del w:id="1674" w:author="Version comparison" w:date="2026-10-20T02:31:33Z">
        <w:r>
          <w:delText xml:space="preserve">Experimental Design</w:delText>
        </w:r>
      </w:del>
    </w:p>
    <w:p>
      <w:pPr>
        <w:rPr>
          <w:del w:id="1671" w:author="Version comparison" w:date="2026-10-20T02:31:33Z"/>
        </w:rPr>
      </w:pPr>
      <w:del w:id="1672" w:author="Version comparison" w:date="2026-10-20T02:31:33Z">
        <w:r>
          <w:delText xml:space="preserve">The study comprises exploratory development and two external-evaluation stages. In the four-class BNCI2014_001 development stage, both sessions of each target person are excluded from the corresponding fitting and duration selection. Earlier benchmark outcomes informed later candidates, so the nine-person comparisons remain exploratory. The earlier PhysioNet external evaluation (Q14) applies separately fitted binary BNCI models to PhysioNet; a metadata-driven sampling-rate amendment followed partial target execution. The frozen Cho2017/Lee2019 transfer experiment (Q15) uses a new binary source pipeline with a different montage, crop and reference, evaluating its frozen broad, shared-input and CSP models on Cho2017 and Lee2019 offline-training segments. These datasets are external to fitting, but participant identity nonoverlap across providers was not independently established.</w:delText>
        </w:r>
      </w:del>
    </w:p>
    <w:p>
      <w:pPr>
        <w:rPr>
          <w:del w:id="1669" w:author="Version comparison" w:date="2026-10-20T02:31:33Z"/>
        </w:rPr>
      </w:pPr>
      <w:del w:id="1670" w:author="Version comparison" w:date="2026-10-20T02:31:33Z">
        <w:r>
          <w:delText xml:space="preserve">The primary external estimand is the mean paired balanced-accuracy difference between the frozen shared-input and broad pipelines, with equal weight for each person and separate estimates for each cohort. The PhysioNet evaluation uses 17 shared and 18 broad epochs; the frozen Cho2017/Lee2019 evaluation uses 19 shared and 14 broad epochs, all selected on source data. Each contrast therefore evaluates complete selected pipelines rather than the isolated effect of sharing. CSP provides context, and neither external stage compares rank with mean-loss selection. The descriptive BNCI physiological analysis (Q16) was defined after decoder results were known and uses BNCI signals only. Its raw-signal summaries and associations provide no feedback into the decoders and cannot establish their physiological mechanism.</w:delText>
        </w:r>
      </w:del>
    </w:p>
    <w:p>
      <w:pPr>
        <w:rPr>
          <w:del w:id="1667" w:author="Version comparison" w:date="2026-10-20T02:31:33Z"/>
        </w:rPr>
      </w:pPr>
      <w:del w:id="1668" w:author="Version comparison" w:date="2026-10-20T02:31:33Z">
        <w:r>
          <w:delText xml:space="preserve">The corresponding saved summary is presented in Fig 1.</w:delText>
        </w:r>
      </w:del>
    </w:p>
    <w:p>
      <w:pPr>
        <w:rPr>
          <w:del w:id="1665" w:author="Version comparison" w:date="2026-10-20T02:31:33Z"/>
        </w:rPr>
      </w:pPr>
      <w:del w:id="1666" w:author="Version comparison" w:date="2026-10-20T02:31:33Z">
        <w:r>
          <w:delText xml:space="preserve">Fig 1. Study workflow and source–target information boundaries. Study workflow and information boundaries. Both sessions of each internal target person are excluded from the corresponding source fit; these development analyses remain exploratory. Q14 and Q15 use separate binary models and preprocessing contracts. At inference, deterministic adapters and frozen source-derived transformations are applied without fitting, adaptation or BatchNorm updates. Event and class metadata establish eligibility and canonical label mapping; ground-truth labels are used for scoring. The separate BNCI-only physiological analysis reads native signals and labels after decoder outcomes are known, without feeding back into fitting or selection. Results are aggregated by person. Q14's post-partial-run amendment and the external differences in selected duration are described in the Methods and comparison-fairness table.</w:delText>
        </w:r>
      </w:del>
    </w:p>
    <w:p>
      <w:pPr>
        <w:rPr>
          <w:del w:id="1663" w:author="Version comparison" w:date="2026-10-20T02:31:33Z"/>
        </w:rPr>
      </w:pPr>
      <w:del w:id="1664" w:author="Version comparison" w:date="2026-10-20T02:31:33Z">
        <w:r>
          <w:delText xml:space="preserve">Datasets, Populations and Task Separation</w:delText>
        </w:r>
      </w:del>
    </w:p>
    <w:p>
      <w:pPr>
        <w:rPr>
          <w:del w:id="1661" w:author="Version comparison" w:date="2026-10-20T02:31:33Z"/>
        </w:rPr>
      </w:pPr>
      <w:del w:id="1662" w:author="Version comparison" w:date="2026-10-20T02:31:33Z">
        <w:r>
          <w:delText xml:space="preserve">BNCI2014_001 corresponds to BCI Competition IV dataset 2a [1,2]. Nine participants completed two recording sessions, each containing six runs of 48 trials: 12 each of left-hand, right-hand, feet, and tongue imagery. Twenty-two EEG channels and three EOG channels were sampled at 250 Hz. Acquisition used a left-mastoid reference, right-mastoid ground, 0.5–100 Hz band-pass, and 50-Hz notch; the offline operations below were applied in addition to this acquisition processing. The primary neural input contains EEG channels only. The archived metadata contain 5,184 trials, 576 per participant and 1,296 per class. All 488 expert artifact-flagged trials remain in the primary evaluation population. Including all trials differs from the original competition’s artifact-free scoring; source-clean conditions exclude flagged source-training trials but retain every target trial.</w:delText>
        </w:r>
      </w:del>
    </w:p>
    <w:p>
      <w:pPr>
        <w:rPr>
          <w:del w:id="1659" w:author="Version comparison" w:date="2026-10-20T02:31:33Z"/>
        </w:rPr>
      </w:pPr>
      <w:del w:id="1660" w:author="Version comparison" w:date="2026-10-20T02:31:33Z">
        <w:r>
          <w:delText xml:space="preserve">The external EEG Motor Movement/Imagery Database version 1.0.0 [5] provides a separate binary task. We include all 109 subjects and only imagery runs 4, 8, and 12; T1 and T2 denote left- and right-fist imagery. Executed-movement, bilateral-task, and rest events are excluded from this contrast. The final audited inventory contains 327 EDF files verified against official checksums and 4,918 unique trials. Although the acquisition description specifies 160-Hz sampling, the file headers identify three subjects with 128-Hz recordings. Four-class and binary balanced accuracy have different chance levels and are reported separately.</w:delText>
        </w:r>
      </w:del>
    </w:p>
    <w:p>
      <w:pPr>
        <w:rPr>
          <w:del w:id="1657" w:author="Version comparison" w:date="2026-10-20T02:31:33Z"/>
        </w:rPr>
      </w:pPr>
      <w:del w:id="1658" w:author="Version comparison" w:date="2026-10-20T02:31:33Z">
        <w:r>
          <w:delText xml:space="preserve">Cho2017 [7,8] provides left/right-hand imagery recordings from 52 people at a native sampling rate of 512 Hz. The audited evaluation retains 10,520 imagery trials: 49 people have 200 trials and three (S7, S9, S46) have 240. The Lee2019 motor-imagery data [9,10] contain 54 people recorded at 1,000 Hz in two sessions. We retain only EEG_MI_train, the provider’s offline-training runs, giving 100 trials per session and 10,800 trials in total. EEG_MI_test, other paradigms, and non-imagery events are excluded. The provider’s term “train” identifies a recording segment; these external trials were used only for inference and scoring, never for parameter fitting. The three external cohorts cannot be assumed to represent 215 independently verified unique identities across providers.</w:delText>
        </w:r>
      </w:del>
    </w:p>
    <w:p>
      <w:pPr>
        <w:rPr>
          <w:del w:id="1655" w:author="Version comparison" w:date="2026-10-20T02:31:33Z"/>
        </w:rPr>
      </w:pPr>
      <w:del w:id="1656" w:author="Version comparison" w:date="2026-10-20T02:31:33Z">
        <w:r>
          <w:delText xml:space="preserve">The corresponding saved summary is presented in Table 1.</w:delText>
        </w:r>
      </w:del>
    </w:p>
    <w:p>
      <w:pPr>
        <w:rPr>
          <w:del w:id="1653" w:author="Version comparison" w:date="2026-10-20T02:31:33Z"/>
        </w:rPr>
      </w:pPr>
      <w:del w:id="1654" w:author="Version comparison" w:date="2026-10-20T02:31:33Z">
        <w:r>
          <w:delText xml:space="preserve">Table 1. Distinct populations and computational endpoints.</w:delText>
        </w:r>
      </w:del>
    </w:p>
    <w:p>
      <w:pPr>
        <w:rPr>
          <w:del w:id="1651" w:author="Version comparison" w:date="2026-10-20T02:31:33Z"/>
        </w:rPr>
      </w:pPr>
      <w:del w:id="1652" w:author="Version comparison" w:date="2026-10-20T02:31:33Z">
        <w:r>
          <w:delText xml:space="preserve">Analysis | People | Classes | Unique trials | Primary tensor
Internal BNCI | 9 | 4 | 5,184 | 22 × 750 at 250 Hz
Q14 binary BNCI source | 9 | 2 | 2,592 | 22 × 480 at 160 Hz
Q14 external PhysioNet | 109 | 2 | 4,918 | 22 × 480 at 160 Hz
Q15 binary BNCI source | 9 | 2 | 2,592 | 21 × 320 at 160 Hz
Q15 external Cho2017 | 52 | 2 | 10,520 | 21 × 320 at 160 Hz
Q15 external Lee2019 | 54 | 2 | 10,800 | 21 × 320 at 160 Hz</w:delText>
        </w:r>
      </w:del>
    </w:p>
    <w:p>
      <w:pPr>
        <w:rPr>
          <w:del w:id="1649" w:author="Version comparison" w:date="2026-10-20T02:31:33Z"/>
        </w:rPr>
      </w:pPr>
      <w:del w:id="1650" w:author="Version comparison" w:date="2026-10-20T02:31:33Z">
        <w:r>
          <w:delText xml:space="preserve">Both sessions of each BNCI outer target are held out. Q14 and Q15 have separate binary source fits and preprocessing contracts, and neural inputs contain EEG channels only. Prediction rows repeat trials across models and seeds; they are not independent participants. Lee sessions are pooled within person for the primary endpoint.</w:delText>
        </w:r>
      </w:del>
    </w:p>
    <w:p>
      <w:pPr>
        <w:rPr>
          <w:del w:id="1647" w:author="Version comparison" w:date="2026-10-20T02:31:33Z"/>
        </w:rPr>
      </w:pPr>
      <w:del w:id="1648" w:author="Version comparison" w:date="2026-10-20T02:31:33Z">
        <w:r>
          <w:delText xml:space="preserve">Strict Zero-calibration Information Contract</w:delText>
        </w:r>
      </w:del>
    </w:p>
    <w:p>
      <w:pPr>
        <w:rPr>
          <w:del w:id="1645" w:author="Version comparison" w:date="2026-10-20T02:31:33Z"/>
        </w:rPr>
      </w:pPr>
      <w:del w:id="1646" w:author="Version comparison" w:date="2026-10-20T02:31:33Z">
        <w:r>
          <w:delText xml:space="preserve">Within each evaluation fit, strict zero-calibration means that no parameter, state, preprocessing coefficient, hyperparameter, duration, seed, decision threshold or model choice is fitted or selected using the current target person’s recordings or labels. Neural weights and BatchNorm statistics, shallow-model coefficients, source-fitted transforms and source-selected schedules are fixed before target inference. Target data are not used to fit normalization, covariance alignment or adaptation, update BatchNorm, stop training or select seeds. This restriction applies to each fit; it does not make the repeatedly used BNCI development programme independent of earlier target outcomes.</w:delText>
        </w:r>
      </w:del>
    </w:p>
    <w:p>
      <w:pPr>
        <w:rPr>
          <w:del w:id="1643" w:author="Version comparison" w:date="2026-10-20T02:31:33Z"/>
        </w:rPr>
      </w:pPr>
      <w:del w:id="1644" w:author="Version comparison" w:date="2026-10-20T02:31:33Z">
        <w:r>
          <w:delText xml:space="preserve">Target EEG provides model inputs; event and class metadata determine declared eligibility and canonical label mappings. Labels are then used to score saved predictions. Cho recordings are stored in class-specific containers, so the adapter has access to native class metadata. Fixed filtering, channel selection, resampling and common-average referencing operate on target signals without fitting a target-dependent decoder. The Q15 Helmert basis depends only on channel count; scalers, CSP/PCA, whitening and EOG-regression coefficients, where used, are estimated on source-training data and applied unchanged. Separate physiological summaries use raw signals and labels but provide no feedback into bands, crops, weights, thresholds, schedules or model choice.</w:delText>
        </w:r>
      </w:del>
    </w:p>
    <w:p>
      <w:pPr>
        <w:rPr>
          <w:del w:id="1641" w:author="Version comparison" w:date="2026-10-20T02:31:33Z"/>
        </w:rPr>
      </w:pPr>
      <w:del w:id="1642" w:author="Version comparison" w:date="2026-10-20T02:31:33Z">
        <w:r>
          <w:delText xml:space="preserve">The absence of target fitting does not establish physical acquisition calibration. Q15’s native-numeric-as-microvolt convention does not verify the exported voltage units. Earlier within-person and cross-session P2 models use target-person labelled calibration and remain outside the strict zero-calibration endpoints. The source-fitted P4 EOG regression requires synchronous target EOG and thus additional sensors, although it fits no target coefficients.</w:delText>
        </w:r>
      </w:del>
    </w:p>
    <w:p>
      <w:pPr>
        <w:rPr>
          <w:del w:id="1639" w:author="Version comparison" w:date="2026-10-20T02:31:33Z"/>
        </w:rPr>
      </w:pPr>
      <w:del w:id="1640" w:author="Version comparison" w:date="2026-10-20T02:31:33Z">
        <w:r>
          <w:delText xml:space="preserve">The corresponding saved summary is presented in Table 2.</w:delText>
        </w:r>
      </w:del>
    </w:p>
    <w:p>
      <w:pPr>
        <w:rPr>
          <w:del w:id="1637" w:author="Version comparison" w:date="2026-10-20T02:31:33Z"/>
        </w:rPr>
      </w:pPr>
      <w:del w:id="1638" w:author="Version comparison" w:date="2026-10-20T02:31:33Z">
        <w:r>
          <w:delText xml:space="preserve">Table 2. Target information and fitting boundaries.</w:delText>
        </w:r>
      </w:del>
    </w:p>
    <w:p>
      <w:pPr>
        <w:rPr>
          <w:del w:id="1635" w:author="Version comparison" w:date="2026-10-20T02:31:33Z"/>
        </w:rPr>
      </w:pPr>
      <w:del w:id="1636" w:author="Version comparison" w:date="2026-10-20T02:31:33Z">
        <w:r>
          <w:delText xml:space="preserve">Operation | Information read | Target fitting | Interpretation
Eligibility, fixed channel and class maps, cue indexing | Native rate/channel/event/class metadata | None | Declared metadata adapter
Filtering, resampling, crop and Q15 CAR | Target EEG, fixed native metadata | None | Deterministic offline operations
Q15 Helmert coordinates | Channel count and signal | None | Analytical CAR-subspace basis
Source-fitted scaler/CSP/PCA/whitening/EOG regression | Source data to fit; target signal to apply | None | Frozen source coefficients; EOG needs extra sensors
Neural inference | Target tensors | None; weights and BatchNorm fixed | Strict zero-calibration prediction
Scoring and separate Q16 characterization | Predictions/raw signals and canonical labels | None | Downstream analyses with no decoder feedback
P2 within-person or cross-session models | Target-person labeled training trials | Yes | Calibrated context; separate endpoint</w:delText>
        </w:r>
      </w:del>
    </w:p>
    <w:p>
      <w:pPr>
        <w:rPr>
          <w:del w:id="1633" w:author="Version comparison" w:date="2026-10-20T02:31:33Z"/>
        </w:rPr>
      </w:pPr>
      <w:del w:id="1634" w:author="Version comparison" w:date="2026-10-20T02:31:33Z">
        <w:r>
          <w:delText xml:space="preserve">The restriction applies to fitting and selecting the corresponding decoder. It permits deterministic computation on target signals, metadata inspection, and label use for scoring and separate physiology. These boundaries do not make the development history outcome-blind.</w:delText>
        </w:r>
      </w:del>
    </w:p>
    <w:p>
      <w:pPr>
        <w:rPr>
          <w:del w:id="1631" w:author="Version comparison" w:date="2026-10-20T02:31:33Z"/>
        </w:rPr>
      </w:pPr>
      <w:del w:id="1632" w:author="Version comparison" w:date="2026-10-20T02:31:33Z">
        <w:r>
          <w:delText xml:space="preserve">Offline Preprocessing and Source-only Partitions</w:delText>
        </w:r>
      </w:del>
    </w:p>
    <w:p>
      <w:pPr>
        <w:rPr>
          <w:del w:id="1629" w:author="Version comparison" w:date="2026-10-20T02:31:33Z"/>
        </w:rPr>
      </w:pPr>
      <w:del w:id="1630" w:author="Version comparison" w:date="2026-10-20T02:31:33Z">
        <w:r>
          <w:delText xml:space="preserve">For internal BNCI analyses, fourth-order zero-phase Butterworth filters are applied within each native recording run before epoch extraction. The half-open interval [2.5,5.5) s after the MAT trial start corresponds to [0.5,3.5) s after the cue and yields 750 samples. The primary neural pipeline applies no baseline subtraction, additional notch, or additional re-reference. MNE-loaded values in volts are multiplied by 10^6 to give network inputs in microvolts. These offline zero-phase operations use future samples, so this pipeline does not constitute a causal online decoder.</w:delText>
        </w:r>
      </w:del>
    </w:p>
    <w:p>
      <w:pPr>
        <w:rPr>
          <w:del w:id="1627" w:author="Version comparison" w:date="2026-10-20T02:31:33Z"/>
        </w:rPr>
      </w:pPr>
      <w:del w:id="1628" w:author="Version comparison" w:date="2026-10-20T02:31:33Z">
        <w:r>
          <w:delText xml:space="preserve">The broad mean-loss and mean-rank EEGNet conditions use 4–40 Hz input. Restricted broad input uses 8–30 Hz, and the shared representation uses fixed mu (8–13 Hz) and beta (13–30 Hz) views. These predefined bands are experimental choices; they are neither participant-specific estimates nor physiological source separation. Any fitted scaler, CSP/PCA projection, or whitening transform is estimated only on the applicable source-training partition.</w:delText>
        </w:r>
      </w:del>
    </w:p>
    <w:p>
      <w:pPr>
        <w:rPr>
          <w:del w:id="1625" w:author="Version comparison" w:date="2026-10-20T02:31:33Z"/>
        </w:rPr>
      </w:pPr>
      <w:del w:id="1626" w:author="Version comparison" w:date="2026-10-20T02:31:33Z">
        <w:r>
          <w:delText xml:space="preserve">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Thus, source training and validation are separated by person. Final evaluation uses three fixed seeds, with scores averaged within person before aggregation across people. BatchNorm statistics remain fixed during model evaluation and are not updated by target examples.</w:delText>
        </w:r>
      </w:del>
    </w:p>
    <w:p>
      <w:pPr>
        <w:rPr>
          <w:del w:id="1623" w:author="Version comparison" w:date="2026-10-20T02:31:33Z"/>
        </w:rPr>
      </w:pPr>
      <w:del w:id="1624" w:author="Version comparison" w:date="2026-10-20T02:31:33Z">
        <w:r>
          <w:delText xml:space="preserve">Training-duration Selection and Diagnostic Controls</w:delText>
        </w:r>
      </w:del>
    </w:p>
    <w:p>
      <w:pPr>
        <w:rPr>
          <w:del w:id="1621" w:author="Version comparison" w:date="2026-10-20T02:31:33Z"/>
        </w:rPr>
      </w:pPr>
      <w:del w:id="1622" w:author="Version comparison" w:date="2026-10-20T02:31:33Z">
        <w:r>
          <w:delText xml:space="preserve">The mean-loss rule selects the earliest epoch that minimizes validation cross-entropy averaged with equal weight across the four inner folds. Candidate epochs are 1–40. The mean-rank rule ranks epochs within each fold by validation cross-entropy, assigns average ranks to ties, averages the ranks across folds, and selects the earliest minimum. This rule is invariant to strictly increasing (order-preserving) transformations of the losses within each fold, although that property does not guarantee better target prediction. The rank follow-up reuses the 36 frozen original inner trajectories and trains 27 new final models after the schedule has been frozen.</w:delText>
        </w:r>
      </w:del>
    </w:p>
    <w:p>
      <w:pPr>
        <w:rPr>
          <w:del w:id="1619" w:author="Version comparison" w:date="2026-10-20T02:31:33Z"/>
        </w:rPr>
      </w:pPr>
      <w:del w:id="1620" w:author="Version comparison" w:date="2026-10-20T02:31:33Z">
        <w:r>
          <w:delText xml:space="preserve">Selected epoch = earliest argmin over e of (1/K) Σ_k rank_k[L_k(e)].</w:delText>
        </w:r>
      </w:del>
    </w:p>
    <w:p>
      <w:pPr>
        <w:rPr>
          <w:del w:id="1617" w:author="Version comparison" w:date="2026-10-20T02:31:33Z"/>
        </w:rPr>
      </w:pPr>
      <w:del w:id="1618" w:author="Version comparison" w:date="2026-10-20T02:31:33Z">
        <w:r>
          <w:delText xml:space="preserve">The rank candidate was motivated by earlier results on the same BNCI participants, so the internal comparison remains exploratory despite source-only selection within each fit. A four-cell diagnostic for S3 crosses raw and source-normalized input with two and 16 fixed epochs. Here, raw input means filtered, microvolt-scaled EEG without fitted source normalization. Two cells reuse the archived original conditions and two are new diagnostic conditions preserved in the archive; the comparison involves one participant and does not provide population-level replication. Source normalization estimates per-channel mean and scale from source-training samples only.</w:delText>
        </w:r>
      </w:del>
    </w:p>
    <w:p>
      <w:pPr>
        <w:rPr>
          <w:del w:id="1615" w:author="Version comparison" w:date="2026-10-20T02:31:33Z"/>
        </w:rPr>
      </w:pPr>
      <w:del w:id="1616" w:author="Version comparison" w:date="2026-10-20T02:31:33Z">
        <w:r>
          <w:delText xml:space="preserve">Later controls compare fixed 20-epoch training with raw-loss-selected schedules. A matched-runtime experiment retains the historical source-selected epoch counts but retrains the 27 final models using the same runtime and raw files as the fixed-duration comparator. Epochs are not reselected under the newer runtime. Source-count controls use k = 2, 4, or 6 source participants, four predefined identity subsets per count, and the k = 8 anchor; all counts use fixed 20 epochs. The 0train-versus-1test source-session contrast has equal training budgets: 2,304 trials, 20 epochs, and 720 optimizer updates per fit. Source-count contrasts and comparisons of one source session with the both-session anchor change both the number of training examples and optimizer updates, preventing attribution to a single causal factor.</w:delText>
        </w:r>
      </w:del>
    </w:p>
    <w:p>
      <w:pPr>
        <w:rPr>
          <w:del w:id="1613" w:author="Version comparison" w:date="2026-10-20T02:31:33Z"/>
        </w:rPr>
      </w:pPr>
      <w:del w:id="1614" w:author="Version comparison" w:date="2026-10-20T02:31:33Z">
        <w:r>
          <w:delText xml:space="preserve">The population raw-versus-source-normalized Q5/Q6 comparison also changes the selected duration for S3 from 2 to 16 epochs and S5 from 13 to 12. Its aggregate difference therefore cannot be attributed solely to normalization. The fixed-duration Q7 four-cell diagnostic separates normalization and duration more directly, but only for S3.</w:delText>
        </w:r>
      </w:del>
    </w:p>
    <w:p>
      <w:pPr>
        <w:rPr>
          <w:del w:id="1611" w:author="Version comparison" w:date="2026-10-20T02:31:33Z"/>
        </w:rPr>
      </w:pPr>
      <w:del w:id="1612" w:author="Version comparison" w:date="2026-10-20T02:31:33Z">
        <w:r>
          <w:delText xml:space="preserve">Neural Representation and Baseline Fairness</w:delText>
        </w:r>
      </w:del>
    </w:p>
    <w:p>
      <w:pPr>
        <w:rPr>
          <w:del w:id="1609" w:author="Version comparison" w:date="2026-10-20T02:31:33Z"/>
        </w:rPr>
      </w:pPr>
      <w:del w:id="1610" w:author="Version comparison" w:date="2026-10-20T02:31:33Z">
        <w:r>
          <w:delText xml:space="preserve">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[15].</w:delText>
        </w:r>
      </w:del>
    </w:p>
    <w:p>
      <w:pPr>
        <w:rPr>
          <w:del w:id="1607" w:author="Version comparison" w:date="2026-10-20T02:31:33Z"/>
        </w:rPr>
      </w:pPr>
      <w:del w:id="1608" w:author="Version comparison" w:date="2026-10-20T02:31:33Z">
        <w:r>
          <w:delText xml:space="preserve">For shared mu/beta input, both band views pass through the same EEGNet in one concatenated mini-batch. Their class logits are averaged before cross-entropy during training and before softmax during inference. Network parameters and BatchNorm are shared, while dropout acts per view. The model has no learned band weights, attention mechanism, or independently trained branches. Its parameter count matches one EEGNet, but forward-pass computation and preprocessing differ.</w:delText>
        </w:r>
      </w:del>
    </w:p>
    <w:p>
      <w:pPr>
        <w:rPr>
          <w:del w:id="1605" w:author="Version comparison" w:date="2026-10-20T02:31:33Z"/>
        </w:rPr>
      </w:pPr>
      <w:del w:id="1606" w:author="Version comparison" w:date="2026-10-20T02:31:33Z">
        <w:r>
          <w:delText xml:space="preserve">Shared prediction: p = softmax[(fθ(Xμ) + fθ(Xβ))/2].</w:delText>
        </w:r>
      </w:del>
    </w:p>
    <w:p>
      <w:pPr>
        <w:rPr>
          <w:del w:id="1603" w:author="Version comparison" w:date="2026-10-20T02:31:33Z"/>
        </w:rPr>
      </w:pPr>
      <w:del w:id="1604" w:author="Version comparison" w:date="2026-10-20T02:31:33Z">
        <w:r>
          <w:delText xml:space="preserve">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Their input widths therefore match each other but differ from the 22-channel shared-logit model. Architectural ablations use two independent networks, early band stacking, four shared bands, and a broadband capacity comparator. The independent two-band model has 5,864 parameters and its comparator has 5,914, a 0.85% mismatch. The traditional filter-bank implementation is FBCSP-inspired rather than a literal reproduction of Ang et al. [13,14].</w:delText>
        </w:r>
      </w:del>
    </w:p>
    <w:p>
      <w:pPr>
        <w:rPr>
          <w:del w:id="1601" w:author="Version comparison" w:date="2026-10-20T02:31:33Z"/>
        </w:rPr>
      </w:pPr>
      <w:del w:id="1602" w:author="Version comparison" w:date="2026-10-20T02:31:33Z">
        <w:r>
          <w:delText xml:space="preserve">The corresponding saved summary is presented in Table 3.</w:delText>
        </w:r>
      </w:del>
    </w:p>
    <w:p>
      <w:pPr>
        <w:rPr>
          <w:del w:id="1599" w:author="Version comparison" w:date="2026-10-20T02:31:33Z"/>
        </w:rPr>
      </w:pPr>
      <w:del w:id="1600" w:author="Version comparison" w:date="2026-10-20T02:31:33Z">
        <w:r>
          <w:delText xml:space="preserve">Table 3. Matching and remaining differences in decoder comparisons.</w:delText>
        </w:r>
      </w:del>
    </w:p>
    <w:p>
      <w:pPr>
        <w:rPr>
          <w:del w:id="1597" w:author="Version comparison" w:date="2026-10-20T02:31:33Z"/>
        </w:rPr>
      </w:pPr>
      <w:del w:id="1598" w:author="Version comparison" w:date="2026-10-20T02:31:33Z">
        <w:r>
          <w:delText xml:space="preserve">Comparison | Matched aspects | Remaining difference / scope
Q5 mean-loss vs Q8 mean-rank | Nine-person all-trial LOSO, 22×750, 4–40 Hz, original 36 inner trajectories, final seeds | Schedule changes; candidate arose after BNCI outcomes; exploratory
Q5 raw vs Q6 source normalization | Same all-trial targets and EEGNet family; source-only scaler fit | Selected epochs also change: S3 2→16, S5 13→12; not normalization alone
Q7 S3 raw/normalized ×2/16 epochs | Epochs fixed within each raw/normalized pair | One-person diagnostic
Q9 broad vs shared, reselected durations | Same targets, dimensions, EEGNet parameter count, optimizer/seeds | Bands, two-view computation, BatchNorm exposure and schedules differ
Q9-E002 fixed-schedule broad/shared | Same targets and frozen Q8 per-target epochs | Duration-controlled sensitivity; views/computation still differ
Q10 CSP vs PCA neural projections | Eight source-fitted components per band; 16 projected channels and source scaling | Matched to each other, not to 22-channel shared-logit input
Q11 independent branches vs capacity comparator | Same targets; approximate trainable capacity | 5,864 vs 5,914 parameters; branch computation/normalization differ
Q12 GroupDRO vs balanced ERM | Same runtime and batching/sampling policy | Declared objective comparison
Q12 whitening/augmentation vs historical Q8 | Same nominal target population and source-only rule | Historical baseline uses another runtime
Q13 fixed20 vs matched-runtime CE schedule | Same actual runtime, raw files and three seeds | Historical epochs replayed, not reselected in the newer runtime
Q13 source-session 0train vs 1test | 2,304 source trials, 20 epochs, 720 updates | Session composition changes; both-session anchor also changes exposure
Q14 external broad vs shared | 109 people/4,918 trials; 22×480; same source seeds and target rule | 18 vs 17 epochs; metadata amendment after partial execution
Q15 external broad vs shared | Identical people/trials within cohort; 21×320 adapter, neural family/seeds | 14 vs 19 epochs and one-view vs two-view processing
Q14/Q15 CSP4+LDA context | Same cohort scoring population; source-only fit | One shallow model vs three neural seeds; Q15 Helmert; differs from Q4 CSP8/OAS</w:delText>
        </w:r>
      </w:del>
    </w:p>
    <w:p>
      <w:pPr>
        <w:rPr>
          <w:del w:id="1595" w:author="Version comparison" w:date="2026-10-20T02:31:33Z"/>
        </w:rPr>
      </w:pPr>
      <w:del w:id="1596" w:author="Version comparison" w:date="2026-10-20T02:31:33Z">
        <w:r>
          <w:delText xml:space="preserve">Each comparison controls the aspects listed, while retaining the stated implementation differences. Q14/Q15 therefore compare complete frozen pipelines. Matching selected aspects does not isolate every causal factor, and the CSP comparisons remain descriptive.</w:delText>
        </w:r>
      </w:del>
    </w:p>
    <w:p>
      <w:pPr>
        <w:rPr>
          <w:del w:id="1593" w:author="Version comparison" w:date="2026-10-20T02:31:33Z"/>
        </w:rPr>
      </w:pPr>
      <w:del w:id="1594" w:author="Version comparison" w:date="2026-10-20T02:31:33Z">
        <w:r>
          <w:delText xml:space="preserve">Source-only Robustness Interventions</w:delText>
        </w:r>
      </w:del>
    </w:p>
    <w:p>
      <w:pPr>
        <w:rPr>
          <w:del w:id="1591" w:author="Version comparison" w:date="2026-10-20T02:31:33Z"/>
        </w:rPr>
      </w:pPr>
      <w:del w:id="1592" w:author="Version comparison" w:date="2026-10-20T02:31:33Z">
        <w:r>
          <w:delText xml:space="preserve">The six completed robustness conditions are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alignment is fitted. GroupDRO treats each source person as a group [23]. Persistent log weights increase by 0.05 times detached per-group cross-entropy, are normalized by log-sum-exp, and weight the group loss. Its matched comparator is balanced ERM, which preserves the batching/sampling intervention. Training-only channel dropout uses probability 0.1 with surviving-channel scale 1/0.9; gain perturbation uses U[0.8,1.2] and precedes dropout in the combined condition. Validation and target inputs are not augmented.</w:delText>
        </w:r>
      </w:del>
    </w:p>
    <w:p>
      <w:pPr>
        <w:rPr>
          <w:del w:id="1589" w:author="Version comparison" w:date="2026-10-20T02:31:33Z"/>
        </w:rPr>
      </w:pPr>
      <w:del w:id="1590" w:author="Version comparison" w:date="2026-10-20T02:31:33Z">
        <w:r>
          <w:delText xml:space="preserve">Whitening and augmentation conditions are compared with the previously frozen broad rank-selected baseline. The historical baseline ran on a different runtime from the robustness batch, so these differences reflect both intervention and runtime variation. GroupDRO versus balanced ERM provides a within-runtime comparison of training objectives. This distinction accompanies the numerical table and limits attribution of cross-batch differences to the named interventions.</w:delText>
        </w:r>
      </w:del>
    </w:p>
    <w:p>
      <w:pPr>
        <w:rPr>
          <w:del w:id="1587" w:author="Version comparison" w:date="2026-10-20T02:31:33Z"/>
        </w:rPr>
      </w:pPr>
      <w:del w:id="1588" w:author="Version comparison" w:date="2026-10-20T02:31:33Z">
        <w:r>
          <w:delText xml:space="preserve">Earlier Binary Source Freeze and PhysioNet Evaluation (Q14)</w:delText>
        </w:r>
      </w:del>
    </w:p>
    <w:p>
      <w:pPr>
        <w:rPr>
          <w:del w:id="1585" w:author="Version comparison" w:date="2026-10-20T02:31:33Z"/>
        </w:rPr>
      </w:pPr>
      <w:del w:id="1586" w:author="Version comparison" w:date="2026-10-20T02:31:33Z">
        <w:r>
          <w:delText xml:space="preserve">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Source-only duration selection across all nine participants uses validation groups comprising people 1–2, 3–4, 5–6, and 7–9, with equal fold weighting. The frozen training durations are 18 epochs for the broad model and 17 for the shared model. Checkpoints, channels, labels, contrast, seeds, and preprocessing are fixed before external access. The source-only CSP4 + LDA comparator uses reg = None and LDA solver = svd; it differs from the internal CSP8 OAS/shrinkage-LDA configuration. The external neural comparison evaluates complete pipelines with different source-selected durations and therefore cannot isolate parameter sharing.</w:delText>
        </w:r>
      </w:del>
    </w:p>
    <w:p>
      <w:pPr>
        <w:rPr>
          <w:del w:id="1583" w:author="Version comparison" w:date="2026-10-20T02:31:33Z"/>
        </w:rPr>
      </w:pPr>
      <w:del w:id="1584" w:author="Version comparison" w:date="2026-10-20T02:31:33Z">
        <w:r>
          <w:delText xml:space="preserve">A partial external run stopped at S88 because its 128-Hz header violated the original 160-Hz assumption. A versioned amendment used metadata from the remaining headers without consulting predictions or scores. S88, S92, and S100 are filtered and epoched at their native rate, then resampled by 5/4 from 384 to 480 samples. The other 106 subjects retain native 160-Hz processing. The 87 completed subject outputs from the earlier run are copied byte-for-byte, and 22 additional subjects complete the cohort. The amendment introduces no target statistics, fitted normalization, adaptation, seed selection, or class-performance-dependent processing. Because it followed partial external execution, the combined result does not represent an unmodified execution of the original freeze.</w:delText>
        </w:r>
      </w:del>
    </w:p>
    <w:p>
      <w:pPr>
        <w:rPr>
          <w:del w:id="1581" w:author="Version comparison" w:date="2026-10-20T02:31:33Z"/>
        </w:rPr>
      </w:pPr>
      <w:del w:id="1582" w:author="Version comparison" w:date="2026-10-20T02:31:33Z">
        <w:r>
          <w:delText xml:space="preserve">The original aggregate validation failed because it applied an inappropriate exact floating-point equality check to re-serialized CSV probabilities. A separate cross-host runtime mismatch later prompted a versioned portability amendment. Both limitations are documented. The versioned validation-only audit checked official EDF checksums and event identities and recomputed saved probability/argmax consistency, subject metrics, and statistics. It passed with zero new fits and zero new model-inference rows. It therefore validates saved outputs; it does not regenerate all external predictions from checkpoints on the later validation host.</w:delText>
        </w:r>
      </w:del>
    </w:p>
    <w:p>
      <w:pPr>
        <w:rPr>
          <w:del w:id="1579" w:author="Version comparison" w:date="2026-10-20T02:31:33Z"/>
        </w:rPr>
      </w:pPr>
      <w:del w:id="1580" w:author="Version comparison" w:date="2026-10-20T02:31:33Z">
        <w:r>
          <w:delText xml:space="preserve">Frozen Cho2017/Lee2019 Transfer (Q15)</w:delText>
        </w:r>
      </w:del>
    </w:p>
    <w:p>
      <w:pPr>
        <w:rPr>
          <w:del w:id="1577" w:author="Version comparison" w:date="2026-10-20T02:31:33Z"/>
        </w:rPr>
      </w:pPr>
      <w:del w:id="1578" w:author="Version comparison" w:date="2026-10-20T02:31:33Z">
        <w:r>
          <w:delText xml:space="preserve">The frozen Cho2017/Lee2019 study is a separate binary transfer experiment using different checkpoints from Q14.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resulting model tensor is 21 × 320. These preprocessing and input differences preclude interpreting a comparison with Q14 as an effect of external provider alone.</w:delText>
        </w:r>
      </w:del>
    </w:p>
    <w:p>
      <w:pPr>
        <w:rPr>
          <w:del w:id="1575" w:author="Version comparison" w:date="2026-10-20T02:31:33Z"/>
        </w:rPr>
      </w:pPr>
      <w:del w:id="1576" w:author="Version comparison" w:date="2026-10-20T02:31:33Z">
        <w:r>
          <w:delText xml:space="preserve">The Q15 adapter interprets native numeric values as microvolts by convention. Physical voltage calibration, the original Cho hardware reference, and hardware cue latency have not been independently verified. The first 64 of the Cho payload’s 68 rows are EEG; four EMG rows are excluded. Channel mapping follows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documents these adapter assumptions and the file-level checks.</w:delText>
        </w:r>
      </w:del>
    </w:p>
    <w:p>
      <w:pPr>
        <w:rPr>
          <w:del w:id="1573" w:author="Version comparison" w:date="2026-10-20T02:31:33Z"/>
        </w:rPr>
      </w:pPr>
      <w:del w:id="1574" w:author="Version comparison" w:date="2026-10-20T02:31:33Z">
        <w:r>
          <w:delText xml:space="preserve">Source-only duration selection uses four groups comprising people 1–2, 3–4, 5–6, and 7–9, candidate epochs 1–40, equally weighted mean within-fold cross-entropy ranks,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applies a fixed 21-to-20 Helmert coordinate transform after common-average reference, followed by source-only fitting. The external neural comparison evaluates two complete frozen pipelines with different source-selected durations and cannot isolate parameter sharing or band decomposition alone. Source training comprises eight inner neural fits, six final neural fits, and one shallow fit: 15 in total. Migration reused these artifacts without additional source or target fitting.</w:delText>
        </w:r>
      </w:del>
    </w:p>
    <w:p>
      <w:pPr>
        <w:rPr>
          <w:del w:id="1571" w:author="Version comparison" w:date="2026-10-20T02:31:33Z"/>
        </w:rPr>
      </w:pPr>
      <w:del w:id="1572" w:author="Version comparison" w:date="2026-10-20T02:31:33Z">
        <w:r>
          <w:delText xml:space="preserve">Official raw metadata for 18 BNCI files and all declared Cho/Lee files were audited before the preprocessing specification was committed; its pre-fit publication was recorded at 2026-10-04 01:33:03 UTC. Source training was completed at 01:52:42 UTC. The separate inference freeze was committed on 2026-10-05 at 09:31:05 UTC, before external prediction, fixing channels, timing, label adapters, transformations, checkpoints, seeds, scoring units, and primary statistical procedures. Event metadata may be inspected to determine preprocessing eligibility, but external labels are not used for fitting or model selection. BatchNorm remains in evaluation mode; there is no target alignment, normalization fit, adaptation, or post hoc seed selection. These repository-defined freezes followed external metadata inspection and do not constitute independently registered preregistration.</w:delText>
        </w:r>
      </w:del>
    </w:p>
    <w:p>
      <w:pPr>
        <w:rPr>
          <w:del w:id="1569" w:author="Version comparison" w:date="2026-10-20T02:31:33Z"/>
        </w:rPr>
      </w:pPr>
      <w:del w:id="1570" w:author="Version comparison" w:date="2026-10-20T02:31:33Z">
        <w:r>
          <w:delText xml:space="preserve">All 52 Cho2017 and 54 Lee2019 participants were processed under the declared adapters. The archived independent computational validator replays processing from raw data to epochs and predictions from the frozen models, checks canonical events and scoring populations, verifies links to inference and source artifacts, and recalculates aggregate statistics. Validation passed subject to the stated acquisition-calibration limitations. The supplementary reproducibility documentation identifies the exact input, parameter, checkpoint and result revisions.</w:delText>
        </w:r>
      </w:del>
    </w:p>
    <w:p>
      <w:pPr>
        <w:rPr>
          <w:del w:id="1567" w:author="Version comparison" w:date="2026-10-20T02:31:33Z"/>
        </w:rPr>
      </w:pPr>
      <w:del w:id="1568" w:author="Version comparison" w:date="2026-10-20T02:31:33Z">
        <w:r>
          <w:delText xml:space="preserve">BNCI-only Physiological Signal Characterization (Q16)</w:delText>
        </w:r>
      </w:del>
    </w:p>
    <w:p>
      <w:pPr>
        <w:rPr>
          <w:del w:id="1565" w:author="Version comparison" w:date="2026-10-20T02:31:33Z"/>
        </w:rPr>
      </w:pPr>
      <w:del w:id="1566" w:author="Version comparison" w:date="2026-10-20T02:31:33Z">
        <w:r>
          <w:delText xml:space="preserve">The BNCI characterization separately describes native BNCI2014_001 recordings: 18 files, 108 motor-imagery runs, nine people and both sessions, retaining all 5,184 four-class trials and their artifact flags in the primary population. The signals retain all 22 EEG sensors at native 250 Hz, with no additional bandpass, notch, resampling, reference transform, source scaler or learned projection. Three EOG channels are excluded. EEG column order follows the provider montage; individual MAT files do not contain channel-name strings. Native one-based trial starts are converted to zero-based samples; the cue is 500 samples after the trial start. The fixed cue-relative baseline is [−1.5,−0.5) s and the task window is [0.5,2.5) s. Before power calculation, all originals are rehashed against archived source provenance, and labels, artifact flags, finite samples, montage order and complete window bounds are checked. All 18 source SHA-256 digests, 5,184 event identities and 228,096 trial-channel-band eligibility rows passed these checks; no trial was excluded by a power guard. The primary population retained all 488 flagged trials, including 246 of the 2,592 hand trials.</w:delText>
        </w:r>
      </w:del>
    </w:p>
    <w:p>
      <w:pPr>
        <w:rPr>
          <w:del w:id="1563" w:author="Version comparison" w:date="2026-10-20T02:31:33Z"/>
        </w:rPr>
      </w:pPr>
      <w:del w:id="1564" w:author="Version comparison" w:date="2026-10-20T02:31:33Z">
        <w:r>
          <w:delText xml:space="preserve">Welch power is defined separately within each trial’s baseline and task windows using float64 native numeric values, a periodic Hann taper, 250-sample segments, 125-sample overlap, 250-point FFT, linear detrending, one-sided density and arithmetic segment averaging. This gives 1-Hz bins. Closed 8–13-Hz and 13–30-Hz masks are integrated with the trapezoidal rule in physical frequency; the 13-Hz boundary supplies half-bin weights to the adjacent integrals. The trial-level change is 10 log10(Ptask/Pbaseline), in dB. Nonfinite or nonpositive powers require an explicit invalid-row receipt rather than an epsilon or clipped ratio. The 1-s baseline contributes one Welch segment and the 2-s task contributes three overlapping segments. Unequal log-power estimator variance can create a positive offset even without a true power change, so these dB summaries are not claimed to be unbiased ERD estimates.</w:delText>
        </w:r>
      </w:del>
    </w:p>
    <w:p>
      <w:pPr>
        <w:rPr>
          <w:del w:id="1561" w:author="Version comparison" w:date="2026-10-20T02:31:33Z"/>
        </w:rPr>
      </w:pPr>
      <w:del w:id="1562" w:author="Version comparison" w:date="2026-10-20T02:31:33Z">
        <w:r>
          <w:delText xml:space="preserve">Arithmetic mean trial dB is aggregated within person, session, class, channel and band, followed by equal averaging of the two sessions. This averages log ratios rather than taking the logarithm of averaged powers. Left/right-hand C3/C4 summaries use common trial eligibility. The signed hand descriptor is L = [(C3right − C4right) + (C4left − C3left)]/2. A negative descriptor means the contralateral task/baseline change is lower than the ipsilateral change; it does not alone establish absolute contralateral ERD. C3, Cz and C4 absolute changes, separate hand terms, full scalp summaries, sessions and artifact strata are retained to show that distinction.</w:delText>
        </w:r>
      </w:del>
    </w:p>
    <w:p>
      <w:pPr>
        <w:rPr>
          <w:del w:id="1559" w:author="Version comparison" w:date="2026-10-20T02:31:33Z"/>
        </w:rPr>
      </w:pPr>
      <w:del w:id="1560" w:author="Version comparison" w:date="2026-10-20T02:31:33Z">
        <w:r>
          <w:delText xml:space="preserve">The physiological parameters were fixed on 6 October 2026 after the decoder outcomes were known and before the physiological calculations. The analysis is therefore descriptive and does not provide independent confirmation. Associations use existing matched-binary Q14-E001 BNCI LOSO scores, averaged over the three fixed neural seeds within each of the same nine people; all-nine-source fits and external-cohort scores are excluded. The broad EEGNet score is the designated descriptive endpoint. Six Spearman coefficients cover the three fixed models and two fixed bands, with no p-values, tertile groups or outcome-selected bands/models. Decoder imagery covers [0.5,3.5) s, whereas the physiological power analysis covers [0.5,2.5) s. No external physiology was calculated, and no physiological output was used to fit, select or update a decoder. The parameter freeze is commit 050e01b028aaab8e3d745934b13b2d17e9bb0a7a; its public readback preceded raw-power calculation. The preprocessing freeze, raw-data receipt, execution manifest and final independent validation link the specification and inputs to the completed tables in Q16-P001-BNCI-20261006.</w:delText>
        </w:r>
      </w:del>
    </w:p>
    <w:p>
      <w:pPr>
        <w:rPr>
          <w:del w:id="1557" w:author="Version comparison" w:date="2026-10-20T02:31:33Z"/>
        </w:rPr>
      </w:pPr>
      <w:del w:id="1558" w:author="Version comparison" w:date="2026-10-20T02:31:33Z">
        <w:r>
          <w:delText xml:space="preserve">Statistical Analysis</w:delText>
        </w:r>
      </w:del>
    </w:p>
    <w:p>
      <w:pPr>
        <w:rPr>
          <w:del w:id="1555" w:author="Version comparison" w:date="2026-10-20T02:31:33Z"/>
        </w:rPr>
      </w:pPr>
      <w:del w:id="1556" w:author="Version comparison" w:date="2026-10-20T02:31:33Z">
        <w:r>
          <w:delText xml:space="preserve">Balanced accuracy = (1/C) Σ_c TP_c/(TP_c + FN_c).</w:delText>
        </w:r>
      </w:del>
    </w:p>
    <w:p>
      <w:pPr>
        <w:rPr>
          <w:del w:id="1553" w:author="Version comparison" w:date="2026-10-20T02:31:33Z"/>
        </w:rPr>
      </w:pPr>
      <w:del w:id="1554" w:author="Version comparison" w:date="2026-10-20T02:31:33Z">
        <w:r>
          <w:delText xml:space="preserve">The held-out person is the unit of statistical inference. Paired seeds are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describe variation across target people conditional on the frozen source models; they do not quantify source-cohort sampling uncertainty. Internal analyses remain exploratory because benchmark outcomes informed the research program and outer training sets overlap. For Lee2019, the two retained sessions are pooled before calculating each person/seed balanced accuracy. The three neural-seed scores are then averaged within person, giving an average of scores rather than an ensemble of probabilities. A single CSP score is retained per person. Cross-cohort score differences are descriptive because Q14 and Q15 differ in source preprocessing and checkpoints.</w:delText>
        </w:r>
      </w:del>
    </w:p>
    <w:p>
      <w:pPr>
        <w:rPr>
          <w:del w:id="1551" w:author="Version comparison" w:date="2026-10-20T02:31:33Z"/>
        </w:rPr>
      </w:pPr>
      <w:del w:id="1552" w:author="Version comparison" w:date="2026-10-20T02:31:33Z">
        <w:r>
          <w:delText xml:space="preserve">For each archived experiment, we report its original statistics and the interval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An interval excluding zero need not agree with every small-sample test. For Q15, the predeclared family contains exactly two shared-minus-broad contrasts, one for each external cohort. Percentile person-bootstrap intervals use 20,000 draws with seed 20260924 [24]. Two-sided person-level sign-flip tests use 20,000 Monte Carlo draws with seed 20261003, assuming sign exchangeability of paired person effects under the null, evaluating the absolute mean, and applying the (exceedances + 1)/(20,000 + 1) correction [25]. Holm adjustment controls this two-contrast family [26]; it does not retroactively include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delText>
        </w:r>
      </w:del>
    </w:p>
    <w:p>
      <w:pPr>
        <w:rPr>
          <w:del w:id="1549" w:author="Version comparison" w:date="2026-10-20T02:31:33Z"/>
        </w:rPr>
      </w:pPr>
      <w:del w:id="1550" w:author="Version comparison" w:date="2026-10-20T02:31:33Z">
        <w:r>
          <w:delText xml:space="preserve">One historical rank-selection script labelled a nine-person binomial calculation as a sign test while retaining two unchanged participants in its denominator. We report its p = 0.1797 as an archived nine-person sign sensitivity. A conventional tie-excluding calculation uses seven nonzero changes and gives p = 0.015625; the paired t-test gives p = 0.111. These procedures are reported separately rather than treated as interchangeable or used to select a favourable result. Multiplicity corrections from later declared families are not retrospectively applied to unrelated earlier statistics.</w:delText>
        </w:r>
      </w:del>
    </w:p>
    <w:p>
      <w:pPr>
        <w:rPr>
          <w:del w:id="1547" w:author="Version comparison" w:date="2026-10-20T02:31:33Z"/>
        </w:rPr>
      </w:pPr>
      <w:del w:id="1548" w:author="Version comparison" w:date="2026-10-20T02:31:33Z">
        <w:r>
          <w:delText xml:space="preserve">The physiological characterization was specified after decoder outcomes were known and remains descriptive. Physiological aggregation and decoder associations use nine person-level records; channels, trials, sessions and seeds are not treated as independent people. The six Spearman coefficients have no physiological p-values or confirmatory testing family. They are separate from Q15’s frozen two-cohort tests and cannot retrospectively confirm the decoder contrasts.</w:delText>
        </w:r>
      </w:del>
    </w:p>
    <w:p>
      <w:pPr>
        <w:rPr>
          <w:del w:id="1545" w:author="Version comparison" w:date="2026-10-20T02:31:33Z"/>
        </w:rPr>
      </w:pPr>
      <w:del w:id="1546" w:author="Version comparison" w:date="2026-10-20T02:31:33Z">
        <w:r>
          <w:delText xml:space="preserve">Reproducibility and Validation Scope</w:delText>
        </w:r>
      </w:del>
    </w:p>
    <w:p>
      <w:pPr>
        <w:rPr>
          <w:del w:id="1543" w:author="Version comparison" w:date="2026-10-20T02:31:33Z"/>
        </w:rPr>
      </w:pPr>
      <w:del w:id="1544" w:author="Version comparison" w:date="2026-10-20T02:31:33Z">
        <w:r>
          <w:delText xml:space="preserve">Saved predictions were independently reaggregated to check trial identities, scoring populations, person-level confusion matrices, seed-averaged scores and reported statistics. This numerical reanalysis neither loaded decoder checkpoints nor generated predictions. The Cho2017/Lee2019 experiment also underwent a completed replay from raw data to epochs and frozen-model predictions; the earlier PhysioNet portability audit checked saved outputs without replaying inference. Validation of earlier experiments remains experiment-specific, as documented in the supplement.</w:delText>
        </w:r>
      </w:del>
    </w:p>
    <w:p>
      <w:pPr>
        <w:rPr>
          <w:del w:id="1541" w:author="Version comparison" w:date="2026-10-20T02:31:33Z"/>
        </w:rPr>
      </w:pPr>
      <w:del w:id="1542" w:author="Version comparison" w:date="2026-10-20T02:31:33Z">
        <w:r>
          <w:delText xml:space="preserve">The physiological analysis was checked independently against native BNCI recordings. An explicit detrending, periodic-Hann FFT and trapezoidal integration calculation reproduced all 31,104 C3/Cz/C4 trial-band pairs: the maximum relative power difference was 1.85 × 10^−15 and the maximum absolute dB difference was 7.11 × 10^−15, within fixed 10^−10 tolerances. Raw spectral replay covered these three central channels; identities and eligibility were checked for all 228,096 saved rows, and all aggregation and association tables were recomputed. Numerical agreement establishes implementation consistency, not independent laboratory replication.</w:delText>
        </w:r>
      </w:del>
    </w:p>
    <w:p>
      <w:pPr>
        <w:rPr>
          <w:del w:id="1539" w:author="Version comparison" w:date="2026-10-20T02:31:33Z"/>
        </w:rPr>
      </w:pPr>
      <w:del w:id="1540" w:author="Version comparison" w:date="2026-10-20T02:31:33Z">
        <w:r>
          <w:delText xml:space="preserve">OpenAI Codex assisted analysis-code development and verification-code preparation. The computations use explicitly specified algorithms; the archived validation reports document the numerical checks. AI-assisted code generation is distinct from a learned decoder or a physiological model.</w:delText>
        </w:r>
      </w:del>
    </w:p>
    <w:p>
      <w:pPr>
        <w:rPr>
          <w:del w:id="1537" w:author="Version comparison" w:date="2026-10-20T02:31:33Z"/>
        </w:rPr>
      </w:pPr>
      <w:del w:id="1538" w:author="Version comparison" w:date="2026-10-20T02:31:33Z">
        <w:r>
          <w:delText xml:space="preserve">Ethics statement</w:delText>
        </w:r>
      </w:del>
    </w:p>
    <w:p>
      <w:pPr>
        <w:rPr>
          <w:del w:id="1535" w:author="Version comparison" w:date="2026-10-20T02:31:33Z"/>
        </w:rPr>
      </w:pPr>
      <w:del w:id="1536" w:author="Version comparison" w:date="2026-10-20T02:31:33Z">
        <w:r>
          <w:delText xml:space="preserve">This study involved secondary analysis of public EEG recordings and recruited no new participants. The Cho2017 and Lee2019 source publications report collection ethics review and written informed consent [7,9]. Those collection approvals are not approvals for this secondary analysis. The author confirms that neither ethics approval nor an exemption was required for this secondary analysis. No formal approval or exemption documentation was obtained for this secondary analysis; this statement records the author’s assessment rather than an institutional or committee determination.</w:delText>
        </w:r>
      </w:del>
    </w:p>
    <w:p>
      <w:pPr>
        <w:rPr>
          <w:del w:id="1533" w:author="Version comparison" w:date="2026-10-20T02:31:33Z"/>
        </w:rPr>
      </w:pPr>
      <w:del w:id="1534" w:author="Version comparison" w:date="2026-10-20T02:31:33Z">
        <w:r>
          <w:delText xml:space="preserve">The retained research records document access to BNCI2014_001 recordings from 21 September to 6 October 2026, to PhysioNet EEG Motor Movement/Imagery recordings on 25 September 2026, and raw-data auditing and external evaluation of Cho2017 and Lee2019 MI from 3 to 5 October 2026. Dates refer to the recorded research-access periods in UTC; the calendar dates are the same in China Standard Time. They do not establish first-ever download dates or exclude access outside the retained records. Git commit, publication and backup timestamps were not substituted for recorded data-use events.</w:delText>
        </w:r>
      </w:del>
    </w:p>
    <w:p>
      <w:pPr>
        <w:rPr>
          <w:del w:id="1531" w:author="Version comparison" w:date="2026-10-20T02:31:33Z"/>
        </w:rPr>
      </w:pPr>
      <w:del w:id="1532" w:author="Version comparison" w:date="2026-10-20T02:31:33Z">
        <w:r>
          <w:delText xml:space="preserve">The author reports access only to the recordings, provider-assigned participant codes and basic demographic metadata, such as age, without names, contact details or an identity linkage key. No direct identifying information was available to the author; public participant codes were retained for within-dataset grouping and scoring.</w:delText>
        </w:r>
      </w:del>
    </w:p>
    <w:p>
      <w:ins w:id="1005" w:author="Version comparison" w:date="2026-10-20T02:31:33Z">
        <w:r>
          <w:rPr/>
          <w:t>Adding a second acquisition cohort improved cross-subject motor-imagery EEG decoding: in the primary external comparison, weaker-class recall rose by 21.17 percentage points and balanced accuracy by 5.85 points. The weaker-class gain extended to 72 of 85 evaluated participants, and the mean left–right recall gap nearly halved. These findings address a practical requirement of two-command decoding: useful performance depends on recognizing the less accurately decoded command as well as achieving a high average score. EEG classification reviews and reproducible cross-dataset benchmarks provide the methodological foundation for evaluating these complementary outcomes [1,2].</w:t>
        </w:r>
      </w:ins>
    </w:p>
    <w:p>
      <w:ins w:id="1006" w:author="Version comparison" w:date="2026-10-20T02:31:33Z">
        <w:r>
          <w:rPr/>
          <w:t>The study's principal contribution is a controlled evaluation of source-cohort expansion as a decoder-design choice. Three nested source pools separate the BNCI-only configuration from two mixed-cohort configurations, each under the same full-trajectory update budget. Matched-duration checkpoint comparisons then test whether the gains remain when selected training duration is also fixed. Joint participant-level endpoints distinguish improvements shared by the same people from improvements appearing only in separate cohort averages. A common-channel, trial-wise dimensionless processing contract connects these comparisons across recording systems. Together, these elements make the observed improvement attributable to a documented source-configuration change rather than an unspecified change in the decoding pipeline.</w:t>
        </w:r>
      </w:ins>
    </w:p>
    <w:p>
      <w:ins w:id="1007" w:author="Version comparison" w:date="2026-10-20T02:31:33Z">
        <w:r>
          <w:rPr/>
          <w:t>Recent domain-generalization methods learn transferable EEG representations through contrastive regularization, marginal and conditional alignment, and latent-distribution exploration with feature fusion [3–5]. Source-population design complements these approaches: the training population determines which recorded variations are available, while checkpoint selection determines the deployed state.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Our design extends this framework to the combined effects of source expansion, weaker-command coverage and participant-level benefit under explicitly controlled training budgets.</w:t>
        </w:r>
      </w:ins>
    </w:p>
    <w:p>
      <w:ins w:id="1008" w:author="Version comparison" w:date="2026-10-20T02:31:33Z">
        <w:r>
          <w:rPr/>
          <w:t>We used an established EEGNet backbone [10] and conventional common spatial patterns (CSP) with linear discriminant analysis (LDA) [11] to evaluate the source-design strategy across two decoding approaches. The objective was to determine whether adding Yang recordings to a BNCI source pool improved external weaker-class recall and balanced accuracy, and whether these gains persisted at a common selected duration. The completed comparisons supported both improvements; the following analyses quantify their size, distribution and dependence on the evaluated configuration.</w:t>
        </w:r>
      </w:ins>
    </w:p>
    <w:p>
      <w:pPr>
        <w:pStyle w:val="Heading1"/>
      </w:pPr>
      <w:ins w:id="1009" w:author="Version comparison" w:date="2026-10-20T02:31:33Z">
        <w:r>
          <w:rPr/>
          <w:t>Materials and methods</w:t>
        </w:r>
      </w:ins>
    </w:p>
    <w:p>
      <w:pPr>
        <w:pStyle w:val="Heading2"/>
      </w:pPr>
      <w:ins w:id="1010" w:author="Version comparison" w:date="2026-10-20T02:31:33Z">
        <w:r>
          <w:rPr/>
          <w:t>Study design and datasets</w:t>
        </w:r>
      </w:ins>
    </w:p>
    <w:p>
      <w:ins w:id="1011" w:author="Version comparison" w:date="2026-10-20T02:31:33Z">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ins>
    </w:p>
    <w:p>
      <w:ins w:id="1012" w:author="Version comparison" w:date="2026-10-20T02:31:33Z">
        <w:r>
          <w:rPr>
            <w:b/>
          </w:rPr>
          <w:t>Table 1. Source and external populations.</w:t>
        </w:r>
      </w:ins>
      <w:ins w:id="1013" w:author="Version comparison" w:date="2026-10-20T02:31:33Z">
        <w:r>
          <w:rPr/>
          <w:t xml:space="preserve"> Trial counts refer to distinct eligible observations. The S9/S29/S60 pools are nested; the external cohort is held separate from source fitting and checkpoint selection.</w:t>
        </w:r>
      </w:ins>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ins w:id="1014" w:author="Version comparison" w:date="2026-10-20T02:31:33Z">
              <w:r>
                <w:rPr>
                  <w:b/>
                  <w:sz w:val="20"/>
                </w:rPr>
                <w:t>Configuration</w:t>
              </w:r>
            </w:ins>
          </w:p>
        </w:tc>
        <w:tc>
          <w:tcPr>
            <w:tcW w:type="dxa" w:w="1565"/>
            <w:vAlign w:val="center"/>
          </w:tcPr>
          <w:p>
            <w:pPr>
              <w:spacing w:line="264" w:lineRule="auto" w:before="60" w:after="60"/>
            </w:pPr>
            <w:ins w:id="1015" w:author="Version comparison" w:date="2026-10-20T02:31:33Z">
              <w:r>
                <w:rPr>
                  <w:b/>
                  <w:sz w:val="20"/>
                </w:rPr>
                <w:t>BNCI participants</w:t>
              </w:r>
            </w:ins>
          </w:p>
        </w:tc>
        <w:tc>
          <w:tcPr>
            <w:tcW w:type="dxa" w:w="1565"/>
            <w:vAlign w:val="center"/>
          </w:tcPr>
          <w:p>
            <w:pPr>
              <w:spacing w:line="264" w:lineRule="auto" w:before="60" w:after="60"/>
            </w:pPr>
            <w:ins w:id="1016" w:author="Version comparison" w:date="2026-10-20T02:31:33Z">
              <w:r>
                <w:rPr>
                  <w:b/>
                  <w:sz w:val="20"/>
                </w:rPr>
                <w:t>Yang participants</w:t>
              </w:r>
            </w:ins>
          </w:p>
        </w:tc>
        <w:tc>
          <w:tcPr>
            <w:tcW w:type="dxa" w:w="1565"/>
            <w:vAlign w:val="center"/>
          </w:tcPr>
          <w:p>
            <w:pPr>
              <w:spacing w:line="264" w:lineRule="auto" w:before="60" w:after="60"/>
            </w:pPr>
            <w:ins w:id="1017" w:author="Version comparison" w:date="2026-10-20T02:31:33Z">
              <w:r>
                <w:rPr>
                  <w:b/>
                  <w:sz w:val="20"/>
                </w:rPr>
                <w:t>Total participants</w:t>
              </w:r>
            </w:ins>
          </w:p>
        </w:tc>
        <w:tc>
          <w:tcPr>
            <w:tcW w:type="dxa" w:w="1565"/>
            <w:vAlign w:val="center"/>
          </w:tcPr>
          <w:p>
            <w:pPr>
              <w:spacing w:line="264" w:lineRule="auto" w:before="60" w:after="60"/>
            </w:pPr>
            <w:ins w:id="1018" w:author="Version comparison" w:date="2026-10-20T02:31:33Z">
              <w:r>
                <w:rPr>
                  <w:b/>
                  <w:sz w:val="20"/>
                </w:rPr>
                <w:t>Eligible trials</w:t>
              </w:r>
            </w:ins>
          </w:p>
        </w:tc>
        <w:tc>
          <w:tcPr>
            <w:tcW w:type="dxa" w:w="1565"/>
            <w:vAlign w:val="center"/>
          </w:tcPr>
          <w:p>
            <w:pPr>
              <w:spacing w:line="264" w:lineRule="auto" w:before="60" w:after="60"/>
            </w:pPr>
            <w:ins w:id="1019" w:author="Version comparison" w:date="2026-10-20T02:31:33Z">
              <w:r>
                <w:rPr>
                  <w:b/>
                  <w:sz w:val="20"/>
                </w:rPr>
                <w:t>Role</w:t>
              </w:r>
            </w:ins>
          </w:p>
        </w:tc>
      </w:tr>
      <w:tr>
        <w:trPr>
          <w:cantSplit/>
        </w:trPr>
        <w:tc>
          <w:tcPr>
            <w:tcW w:type="dxa" w:w="1565"/>
            <w:vAlign w:val="center"/>
          </w:tcPr>
          <w:p>
            <w:pPr>
              <w:spacing w:line="264" w:lineRule="auto" w:before="60" w:after="60"/>
            </w:pPr>
            <w:ins w:id="1020" w:author="Version comparison" w:date="2026-10-20T02:31:33Z">
              <w:r>
                <w:rPr>
                  <w:sz w:val="20"/>
                </w:rPr>
                <w:t>S9</w:t>
              </w:r>
            </w:ins>
          </w:p>
        </w:tc>
        <w:tc>
          <w:tcPr>
            <w:tcW w:type="dxa" w:w="1565"/>
            <w:vAlign w:val="center"/>
          </w:tcPr>
          <w:p>
            <w:pPr>
              <w:spacing w:line="264" w:lineRule="auto" w:before="60" w:after="60"/>
            </w:pPr>
            <w:ins w:id="1021" w:author="Version comparison" w:date="2026-10-20T02:31:33Z">
              <w:r>
                <w:rPr>
                  <w:sz w:val="20"/>
                </w:rPr>
                <w:t>9</w:t>
              </w:r>
            </w:ins>
          </w:p>
        </w:tc>
        <w:tc>
          <w:tcPr>
            <w:tcW w:type="dxa" w:w="1565"/>
            <w:vAlign w:val="center"/>
          </w:tcPr>
          <w:p>
            <w:pPr>
              <w:spacing w:line="264" w:lineRule="auto" w:before="60" w:after="60"/>
            </w:pPr>
            <w:ins w:id="1022" w:author="Version comparison" w:date="2026-10-20T02:31:33Z">
              <w:r>
                <w:rPr>
                  <w:sz w:val="20"/>
                </w:rPr>
                <w:t>0</w:t>
              </w:r>
            </w:ins>
          </w:p>
        </w:tc>
        <w:tc>
          <w:tcPr>
            <w:tcW w:type="dxa" w:w="1565"/>
            <w:vAlign w:val="center"/>
          </w:tcPr>
          <w:p>
            <w:pPr>
              <w:spacing w:line="264" w:lineRule="auto" w:before="60" w:after="60"/>
            </w:pPr>
            <w:ins w:id="1023" w:author="Version comparison" w:date="2026-10-20T02:31:33Z">
              <w:r>
                <w:rPr>
                  <w:sz w:val="20"/>
                </w:rPr>
                <w:t>9</w:t>
              </w:r>
            </w:ins>
          </w:p>
        </w:tc>
        <w:tc>
          <w:tcPr>
            <w:tcW w:type="dxa" w:w="1565"/>
            <w:vAlign w:val="center"/>
          </w:tcPr>
          <w:p>
            <w:pPr>
              <w:spacing w:line="264" w:lineRule="auto" w:before="60" w:after="60"/>
            </w:pPr>
            <w:ins w:id="1024" w:author="Version comparison" w:date="2026-10-20T02:31:33Z">
              <w:r>
                <w:rPr>
                  <w:sz w:val="20"/>
                </w:rPr>
                <w:t>2,592</w:t>
              </w:r>
            </w:ins>
          </w:p>
        </w:tc>
        <w:tc>
          <w:tcPr>
            <w:tcW w:type="dxa" w:w="1565"/>
            <w:vAlign w:val="center"/>
          </w:tcPr>
          <w:p>
            <w:pPr>
              <w:spacing w:line="264" w:lineRule="auto" w:before="60" w:after="60"/>
            </w:pPr>
            <w:ins w:id="1025" w:author="Version comparison" w:date="2026-10-20T02:31:33Z">
              <w:r>
                <w:rPr>
                  <w:sz w:val="20"/>
                </w:rPr>
                <w:t>Source</w:t>
              </w:r>
            </w:ins>
          </w:p>
        </w:tc>
      </w:tr>
      <w:tr>
        <w:trPr>
          <w:cantSplit/>
        </w:trPr>
        <w:tc>
          <w:tcPr>
            <w:tcW w:type="dxa" w:w="1565"/>
            <w:vAlign w:val="center"/>
          </w:tcPr>
          <w:p>
            <w:pPr>
              <w:spacing w:line="264" w:lineRule="auto" w:before="60" w:after="60"/>
            </w:pPr>
            <w:ins w:id="1026" w:author="Version comparison" w:date="2026-10-20T02:31:33Z">
              <w:r>
                <w:rPr>
                  <w:sz w:val="20"/>
                </w:rPr>
                <w:t>S29</w:t>
              </w:r>
            </w:ins>
          </w:p>
        </w:tc>
        <w:tc>
          <w:tcPr>
            <w:tcW w:type="dxa" w:w="1565"/>
            <w:vAlign w:val="center"/>
          </w:tcPr>
          <w:p>
            <w:pPr>
              <w:spacing w:line="264" w:lineRule="auto" w:before="60" w:after="60"/>
            </w:pPr>
            <w:ins w:id="1027" w:author="Version comparison" w:date="2026-10-20T02:31:33Z">
              <w:r>
                <w:rPr>
                  <w:sz w:val="20"/>
                </w:rPr>
                <w:t>9</w:t>
              </w:r>
            </w:ins>
          </w:p>
        </w:tc>
        <w:tc>
          <w:tcPr>
            <w:tcW w:type="dxa" w:w="1565"/>
            <w:vAlign w:val="center"/>
          </w:tcPr>
          <w:p>
            <w:pPr>
              <w:spacing w:line="264" w:lineRule="auto" w:before="60" w:after="60"/>
            </w:pPr>
            <w:ins w:id="1028" w:author="Version comparison" w:date="2026-10-20T02:31:33Z">
              <w:r>
                <w:rPr>
                  <w:sz w:val="20"/>
                </w:rPr>
                <w:t>20</w:t>
              </w:r>
            </w:ins>
          </w:p>
        </w:tc>
        <w:tc>
          <w:tcPr>
            <w:tcW w:type="dxa" w:w="1565"/>
            <w:vAlign w:val="center"/>
          </w:tcPr>
          <w:p>
            <w:pPr>
              <w:spacing w:line="264" w:lineRule="auto" w:before="60" w:after="60"/>
            </w:pPr>
            <w:ins w:id="1029" w:author="Version comparison" w:date="2026-10-20T02:31:33Z">
              <w:r>
                <w:rPr>
                  <w:sz w:val="20"/>
                </w:rPr>
                <w:t>29</w:t>
              </w:r>
            </w:ins>
          </w:p>
        </w:tc>
        <w:tc>
          <w:tcPr>
            <w:tcW w:type="dxa" w:w="1565"/>
            <w:vAlign w:val="center"/>
          </w:tcPr>
          <w:p>
            <w:pPr>
              <w:spacing w:line="264" w:lineRule="auto" w:before="60" w:after="60"/>
            </w:pPr>
            <w:ins w:id="1030" w:author="Version comparison" w:date="2026-10-20T02:31:33Z">
              <w:r>
                <w:rPr>
                  <w:sz w:val="20"/>
                </w:rPr>
                <w:t>14,590</w:t>
              </w:r>
            </w:ins>
          </w:p>
        </w:tc>
        <w:tc>
          <w:tcPr>
            <w:tcW w:type="dxa" w:w="1565"/>
            <w:vAlign w:val="center"/>
          </w:tcPr>
          <w:p>
            <w:pPr>
              <w:spacing w:line="264" w:lineRule="auto" w:before="60" w:after="60"/>
            </w:pPr>
            <w:ins w:id="1031" w:author="Version comparison" w:date="2026-10-20T02:31:33Z">
              <w:r>
                <w:rPr>
                  <w:sz w:val="20"/>
                </w:rPr>
                <w:t>Source</w:t>
              </w:r>
            </w:ins>
          </w:p>
        </w:tc>
      </w:tr>
      <w:tr>
        <w:trPr>
          <w:cantSplit/>
        </w:trPr>
        <w:tc>
          <w:tcPr>
            <w:tcW w:type="dxa" w:w="1565"/>
            <w:vAlign w:val="center"/>
          </w:tcPr>
          <w:p>
            <w:pPr>
              <w:spacing w:line="264" w:lineRule="auto" w:before="60" w:after="60"/>
            </w:pPr>
            <w:ins w:id="1032" w:author="Version comparison" w:date="2026-10-20T02:31:33Z">
              <w:r>
                <w:rPr>
                  <w:sz w:val="20"/>
                </w:rPr>
                <w:t>S60</w:t>
              </w:r>
            </w:ins>
          </w:p>
        </w:tc>
        <w:tc>
          <w:tcPr>
            <w:tcW w:type="dxa" w:w="1565"/>
            <w:vAlign w:val="center"/>
          </w:tcPr>
          <w:p>
            <w:pPr>
              <w:spacing w:line="264" w:lineRule="auto" w:before="60" w:after="60"/>
            </w:pPr>
            <w:ins w:id="1033" w:author="Version comparison" w:date="2026-10-20T02:31:33Z">
              <w:r>
                <w:rPr>
                  <w:sz w:val="20"/>
                </w:rPr>
                <w:t>9</w:t>
              </w:r>
            </w:ins>
          </w:p>
        </w:tc>
        <w:tc>
          <w:tcPr>
            <w:tcW w:type="dxa" w:w="1565"/>
            <w:vAlign w:val="center"/>
          </w:tcPr>
          <w:p>
            <w:pPr>
              <w:spacing w:line="264" w:lineRule="auto" w:before="60" w:after="60"/>
            </w:pPr>
            <w:ins w:id="1034" w:author="Version comparison" w:date="2026-10-20T02:31:33Z">
              <w:r>
                <w:rPr>
                  <w:sz w:val="20"/>
                </w:rPr>
                <w:t>51</w:t>
              </w:r>
            </w:ins>
          </w:p>
        </w:tc>
        <w:tc>
          <w:tcPr>
            <w:tcW w:type="dxa" w:w="1565"/>
            <w:vAlign w:val="center"/>
          </w:tcPr>
          <w:p>
            <w:pPr>
              <w:spacing w:line="264" w:lineRule="auto" w:before="60" w:after="60"/>
            </w:pPr>
            <w:ins w:id="1035" w:author="Version comparison" w:date="2026-10-20T02:31:33Z">
              <w:r>
                <w:rPr>
                  <w:sz w:val="20"/>
                </w:rPr>
                <w:t>60</w:t>
              </w:r>
            </w:ins>
          </w:p>
        </w:tc>
        <w:tc>
          <w:tcPr>
            <w:tcW w:type="dxa" w:w="1565"/>
            <w:vAlign w:val="center"/>
          </w:tcPr>
          <w:p>
            <w:pPr>
              <w:spacing w:line="264" w:lineRule="auto" w:before="60" w:after="60"/>
            </w:pPr>
            <w:ins w:id="1036" w:author="Version comparison" w:date="2026-10-20T02:31:33Z">
              <w:r>
                <w:rPr>
                  <w:sz w:val="20"/>
                </w:rPr>
                <w:t>33,183</w:t>
              </w:r>
            </w:ins>
          </w:p>
        </w:tc>
        <w:tc>
          <w:tcPr>
            <w:tcW w:type="dxa" w:w="1565"/>
            <w:vAlign w:val="center"/>
          </w:tcPr>
          <w:p>
            <w:pPr>
              <w:spacing w:line="264" w:lineRule="auto" w:before="60" w:after="60"/>
            </w:pPr>
            <w:ins w:id="1037" w:author="Version comparison" w:date="2026-10-20T02:31:33Z">
              <w:r>
                <w:rPr>
                  <w:sz w:val="20"/>
                </w:rPr>
                <w:t>Source</w:t>
              </w:r>
            </w:ins>
          </w:p>
        </w:tc>
      </w:tr>
      <w:tr>
        <w:trPr>
          <w:cantSplit/>
        </w:trPr>
        <w:tc>
          <w:tcPr>
            <w:tcW w:type="dxa" w:w="1565"/>
            <w:vAlign w:val="center"/>
          </w:tcPr>
          <w:p>
            <w:pPr>
              <w:spacing w:line="264" w:lineRule="auto" w:before="60" w:after="60"/>
            </w:pPr>
            <w:ins w:id="1038" w:author="Version comparison" w:date="2026-10-20T02:31:33Z">
              <w:r>
                <w:rPr>
                  <w:sz w:val="20"/>
                </w:rPr>
                <w:t>Dreyer</w:t>
              </w:r>
            </w:ins>
          </w:p>
        </w:tc>
        <w:tc>
          <w:tcPr>
            <w:tcW w:type="dxa" w:w="1565"/>
            <w:vAlign w:val="center"/>
          </w:tcPr>
          <w:p>
            <w:pPr>
              <w:spacing w:line="264" w:lineRule="auto" w:before="60" w:after="60"/>
            </w:pPr>
            <w:ins w:id="1039" w:author="Version comparison" w:date="2026-10-20T02:31:33Z">
              <w:r>
                <w:rPr>
                  <w:sz w:val="20"/>
                </w:rPr>
                <w:t>0</w:t>
              </w:r>
            </w:ins>
          </w:p>
        </w:tc>
        <w:tc>
          <w:tcPr>
            <w:tcW w:type="dxa" w:w="1565"/>
            <w:vAlign w:val="center"/>
          </w:tcPr>
          <w:p>
            <w:pPr>
              <w:spacing w:line="264" w:lineRule="auto" w:before="60" w:after="60"/>
            </w:pPr>
            <w:ins w:id="1040" w:author="Version comparison" w:date="2026-10-20T02:31:33Z">
              <w:r>
                <w:rPr>
                  <w:sz w:val="20"/>
                </w:rPr>
                <w:t>0</w:t>
              </w:r>
            </w:ins>
          </w:p>
        </w:tc>
        <w:tc>
          <w:tcPr>
            <w:tcW w:type="dxa" w:w="1565"/>
            <w:vAlign w:val="center"/>
          </w:tcPr>
          <w:p>
            <w:pPr>
              <w:spacing w:line="264" w:lineRule="auto" w:before="60" w:after="60"/>
            </w:pPr>
            <w:ins w:id="1041" w:author="Version comparison" w:date="2026-10-20T02:31:33Z">
              <w:r>
                <w:rPr>
                  <w:sz w:val="20"/>
                </w:rPr>
                <w:t>85</w:t>
              </w:r>
            </w:ins>
          </w:p>
        </w:tc>
        <w:tc>
          <w:tcPr>
            <w:tcW w:type="dxa" w:w="1565"/>
            <w:vAlign w:val="center"/>
          </w:tcPr>
          <w:p>
            <w:pPr>
              <w:spacing w:line="264" w:lineRule="auto" w:before="60" w:after="60"/>
            </w:pPr>
            <w:ins w:id="1042" w:author="Version comparison" w:date="2026-10-20T02:31:33Z">
              <w:r>
                <w:rPr>
                  <w:sz w:val="20"/>
                </w:rPr>
                <w:t>6,800</w:t>
              </w:r>
            </w:ins>
          </w:p>
        </w:tc>
        <w:tc>
          <w:tcPr>
            <w:tcW w:type="dxa" w:w="1565"/>
            <w:vAlign w:val="center"/>
          </w:tcPr>
          <w:p>
            <w:pPr>
              <w:spacing w:line="264" w:lineRule="auto" w:before="60" w:after="60"/>
            </w:pPr>
            <w:ins w:id="1043" w:author="Version comparison" w:date="2026-10-20T02:31:33Z">
              <w:r>
                <w:rPr>
                  <w:sz w:val="20"/>
                </w:rPr>
                <w:t>External evaluation</w:t>
              </w:r>
            </w:ins>
          </w:p>
        </w:tc>
      </w:tr>
    </w:tbl>
    <w:p/>
    <w:p>
      <w:ins w:id="1044" w:author="Version comparison" w:date="2026-10-20T02:31:33Z">
        <w:r>
          <w:rPr/>
          <w:t>External evaluation used the first two acquisition runs of the Dreyer dataset [15–17]. Of 87 provider-listed participants, identifiers 17 and 41 were excluded under the frozen electrode-order eligibility rule, leaving 85 participants and 6,800 trials. Each participant supplied 80 trials, with 40 observations per hand class. The acquisition programme's A/B/C origin strata were retained as provider identities within one external dataset. Dreyer served as an exploratory external evaluation cohort because its prior model exposure was unconfirmed. The current comparison rules were recorded before the current external predictions.</w:t>
        </w:r>
      </w:ins>
    </w:p>
    <w:p>
      <w:pPr>
        <w:pStyle w:val="Heading2"/>
      </w:pPr>
      <w:ins w:id="1045" w:author="Version comparison" w:date="2026-10-20T02:31:33Z">
        <w:r>
          <w:rPr/>
          <w:t>Native-data eligibility and analysis timing</w:t>
        </w:r>
      </w:ins>
    </w:p>
    <w:p>
      <w:ins w:id="1046" w:author="Version comparison" w:date="2026-10-20T02:31:33Z">
        <w:r>
          <w:rPr/>
          <w:t>Source and external files were bound to recorded provider identities, sizes and SHA-256 values. BNCI used both sessions and the binary hand-imagery trials. A fixed Yang registry linked all 153 session pairs to their original files. An eligibility amendment approved on 18 October 2026 at 01:53:31 UTC retained only events with explicit native class codes 1 or 2,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ins>
    </w:p>
    <w:p>
      <w:ins w:id="1047" w:author="Version comparison" w:date="2026-10-20T02:31:33Z">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fixed marker-relative context [0,6) s and crop [2,4) s. Its computational anchor, marker+1.5 s, reconciled processing coordinates without shifting recorded event times. The crop lies within the imagery periods under the two documented timing interpretations; exact physiological phase alignment remains uncertain. The external crop also includes part of the instructed feedback period described by the provider, so the evaluated signal is MI-containing task EEG.</w:t>
        </w:r>
      </w:ins>
    </w:p>
    <w:p>
      <w:pPr>
        <w:pStyle w:val="Heading2"/>
      </w:pPr>
      <w:ins w:id="1048" w:author="Version comparison" w:date="2026-10-20T02:31:33Z">
        <w:r>
          <w:rPr/>
          <w:t>Common-channel, dimensionless signal processing</w:t>
        </w:r>
      </w:ins>
    </w:p>
    <w:p>
      <w:ins w:id="1049" w:author="Version comparison" w:date="2026-10-20T02:31:33Z">
        <w:r>
          <w:rPr/>
          <w:t>The common montage contained 18 recorded channels: Fz, FC3, FC1, FCz, FC2, FC4, C5, C3, C1, Cz, C2, C4, C6, CP3, CP1, CP2, CP4 and Pz. Processing used common-average referencing over these channels, frozen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frozen code.</w:t>
        </w:r>
      </w:ins>
    </w:p>
    <w:p>
      <w:ins w:id="1050" w:author="Version comparison" w:date="2026-10-20T02:31:33Z">
        <w:r>
          <w:rPr/>
          <w:t xml:space="preserve">Let z(v,c,t) be the cropped, temporally centered value for view v, channel c and time sample t. The scale for each trial was s = sqrt(mean over c,t of z(broad,c,t)²), and every view was represented as x(v,c,t)=z(v,c,t)/s.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Yang's native header declared </w:t>
        </w:r>
      </w:ins>
      <w:ins w:id="1051" w:author="Version comparison" w:date="2026-10-20T02:31:33Z">
        <w:r>
          <w:rPr>
            <w:rFonts w:ascii="DejaVu Sans Mono" w:hAnsi="DejaVu Sans Mono"/>
            <w:sz w:val="20"/>
          </w:rPr>
          <w:t>?V</w:t>
        </w:r>
      </w:ins>
      <w:ins w:id="1052" w:author="Version comparison" w:date="2026-10-20T02:31:33Z">
        <w:r>
          <w:rPr/>
          <w:t>; the audited native numerical calibration was retained in its recorded unit convention.</w:t>
        </w:r>
      </w:ins>
    </w:p>
    <w:p>
      <w:pPr>
        <w:pStyle w:val="Heading2"/>
      </w:pPr>
      <w:ins w:id="1053" w:author="Version comparison" w:date="2026-10-20T02:31:33Z">
        <w:r>
          <w:rPr/>
          <w:t>Decoder pipelines and training budget</w:t>
        </w:r>
      </w:ins>
    </w:p>
    <w:p>
      <w:ins w:id="1054" w:author="Version comparison" w:date="2026-10-20T02:31:33Z">
        <w:r>
          <w:rPr/>
          <w:t>Both neural pipelines used the EEGNet implementation in Braindecode 1.5.1 [10,18], with F1=8, depth multiplier D=2, F2=16, kernel length 64 and dropout 0.25. BROAD used the broadband view. MU_BETA_SHARED passed the two band views through one shared backbone, concatenated them in the batch dimension and averaged their logits before the training loss and prediction. This is a complete-pipeline comparison: view exposure, computation and shared BatchNorm statistics differ between pipelines.</w:t>
        </w:r>
      </w:ins>
    </w:p>
    <w:p>
      <w:ins w:id="1055" w:author="Version comparison" w:date="2026-10-20T02:31:33Z">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ins>
    </w:p>
    <w:p>
      <w:ins w:id="1056" w:author="Version comparison" w:date="2026-10-20T02:31:33Z">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ins>
    </w:p>
    <w:p>
      <w:ins w:id="1057" w:author="Version comparison" w:date="2026-10-20T02:31:33Z">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 frozen 8,192-row replacement resample approximated equal cohort/class/person weighting for LDA. There were three source seeds per configuration, giving nine conventional fits. The conventional fits supplied the parallel source-expansion comparator. Supplementary inference for that comparator is specified below.</w:t>
        </w:r>
      </w:ins>
    </w:p>
    <w:p>
      <w:pPr>
        <w:pStyle w:val="Heading2"/>
      </w:pPr>
      <w:ins w:id="1058" w:author="Version comparison" w:date="2026-10-20T02:31:33Z">
        <w:r>
          <w:rPr/>
          <w:t>Source-only checkpoint selection and external prediction</w:t>
        </w:r>
      </w:ins>
    </w:p>
    <w:p>
      <w:ins w:id="1059" w:author="Version comparison" w:date="2026-10-20T02:31:33Z">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frozen absolute tolerance of 10⁻¹² used highest mean balanced accuracy and then earliest epoch; mean-rank ties used the earliest minimum. S1 Appendix specifies each rule and reports every selected epoch.</w:t>
        </w:r>
      </w:ins>
    </w:p>
    <w:p>
      <w:ins w:id="1060" w:author="Version comparison" w:date="2026-10-20T02:31:33Z">
        <w:r>
          <w:rPr/>
          <w:t>The archived execution contract required source choices and final source trajectories to complete before current target prediction. Target recordings were processed using the fixed per-trial transform, and inference used evaluation mode with no BatchNorm updates. Event/class metadata supported eligibility and mapping; ground-truth outcomes were used for scoring. Target data did not determine epochs, thresholds, fitted normalization or model hyperparameters. Independent reconstruction of the source-selection arithmetic provides a check on the recorded choices, while the retained provenance defines the documented access sequence.</w:t>
        </w:r>
      </w:ins>
    </w:p>
    <w:p>
      <w:pPr>
        <w:pStyle w:val="Heading2"/>
      </w:pPr>
      <w:ins w:id="1061" w:author="Version comparison" w:date="2026-10-20T02:31:33Z">
        <w:r>
          <w:rPr/>
          <w:t>Endpoints and statistical analysis</w:t>
        </w:r>
      </w:ins>
    </w:p>
    <w:p>
      <w:ins w:id="1062" w:author="Version comparison" w:date="2026-10-20T02:31:33Z">
        <w:r>
          <w:rPr/>
          <w:t>For participant i and final seed j, let rL and rR denote the two class recalls. Balanced accuracy was B(i,j)=(rL+rR)/2; weaker-class recall was W(i,j)=min(rL,rR). Each metric was calculated within seed and then averaged across three final seeds within participant. Each inferential comparison used 85 participant pairs after within-participant seed averaging.</w:t>
        </w:r>
      </w:ins>
    </w:p>
    <w:p>
      <w:ins w:id="1063" w:author="Version comparison" w:date="2026-10-20T02:31:33Z">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The archived study configuration defines the prespecified comparisons. Statistical uncertainty is conditional on the fitted trajectories and three-seed participant averages.</w:t>
        </w:r>
      </w:ins>
    </w:p>
    <w:p>
      <w:ins w:id="1064" w:author="Version comparison" w:date="2026-10-20T02:31:33Z">
        <w:r>
          <w:rPr/>
          <w:t>Four supplementary post hoc contrasts evaluated the following: S29−S9 under BROAD/tail-recall on weaker-class recall and balanced accuracy, and S60−S9 under fixed CSP–LDA on the same two endpoints. Their analysis specification was recorded after outcomes were known and before calculation.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ins>
    </w:p>
    <w:p>
      <w:ins w:id="1065" w:author="Version comparison" w:date="2026-10-20T02:31:33Z">
        <w:r>
          <w:rPr/>
          <w:t>For interpretation, we added a descriptive algebraic decomposition during manuscript preparation. Within each seed, B−W=|rL−rR|/2. Consequently, twice the difference of cohort-mean B and W equals the mean absolute class-recall gap after the same participant/seed averaging. This decomposition and participant improvement/decline counts are descriptive summaries of the saved predictions. The present editorial revision additionally reconstructed joint improvement in B and W, participant changes in recall gap, and label-specific recalls from the full saved neural and conventional prediction tables. These post hoc descriptions cover all 34 source-expansion-by-pipeline-by-selector comparisons against S9, retain every direction of change, and introduce no new hypothesis tests. A numerical tie tolerance of 10⁻¹² on the fraction scale defines unchanged observations. The relative gap reduction is 100 × (G(S9)−G(S60))/G(S9), where G is the mean seed-specific absolute recall gap. S4 Data contains the complete descriptive inventory, paired primary changes and calculation script.</w:t>
        </w:r>
      </w:ins>
    </w:p>
    <w:p>
      <w:pPr>
        <w:pStyle w:val="Heading2"/>
      </w:pPr>
      <w:ins w:id="1066" w:author="Version comparison" w:date="2026-10-20T02:31:33Z">
        <w:r>
          <w:rPr/>
          <w:t>Research ethics and access scope</w:t>
        </w:r>
      </w:ins>
    </w:p>
    <w:p>
      <w:ins w:id="1067" w:author="Version comparison" w:date="2026-10-20T02:31:33Z">
        <w:r>
          <w:t>This study involved secondary analysis of publicly available EEG datasets (BNCI2014-001, Yang, and Dreyer). No new participants were recruited, and no interventions or additional data collection were conducted. The analysis used publicly released coded research data without access to directly identifying participant information or identity-linkage keys.</w:t>
          <w:br/>
          <w:br/>
          <w:t>According to Article 32(1) of the 2023 Measures for the Ethical Review of Life Science and Medical Research Involving Human Participants issued by the National Health Commission of China, research using lawfully obtained publicly available data may be exempt from ethics review when the applicable conditions are satisfied. On this basis, no additional ethics review was sought for the present secondary analysis.</w:t>
          <w:br/>
          <w:br/>
          <w:t>The ethical approvals and informed-consent procedures for the original data collection are described in the respective dataset publications [12–17]. No institutional ethics approval or exemption certificate is claimed for this secondary analysis.</w:t>
        </w:r>
      </w:ins>
    </w:p>
    <w:p>
      <w:pPr>
        <w:pStyle w:val="Heading2"/>
      </w:pPr>
      <w:ins w:id="1068" w:author="Version comparison" w:date="2026-10-20T02:31:33Z">
        <w:r>
          <w:rPr/>
          <w:t>Evidence and reproducibility</w:t>
        </w:r>
      </w:ins>
    </w:p>
    <w:p>
      <w:ins w:id="1069" w:author="Version comparison" w:date="2026-10-20T02:31:33Z">
        <w:r>
          <w:rPr/>
          <w:t>The executed configuration, source registry, selection freeze, code identities and independent audit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The manuscript analysis uses the frozen outputs. Fig 1 summarizes the design and evidence flow.</w:t>
        </w:r>
      </w:ins>
    </w:p>
    <w:p>
      <w:ins w:id="1070" w:author="Version comparison" w:date="2026-10-20T02:31:33Z">
        <w:r>
          <w:rPr>
            <w:b/>
          </w:rPr>
          <w:t>Fig 1. Source-expansion design and evidence flow.</w:t>
        </w:r>
      </w:ins>
      <w:ins w:id="1071" w:author="Version comparison" w:date="2026-10-20T02:31:33Z">
        <w:r>
          <w:rPr/>
          <w:t xml:space="preserve"> </w:t>
        </w:r>
      </w:ins>
      <w:ins w:id="1072" w:author="Version comparison" w:date="2026-10-20T02:31:33Z">
        <w:r>
          <w:rPr>
            <w:b/>
          </w:rPr>
          <w:t>A</w:t>
        </w:r>
      </w:ins>
      <w:ins w:id="1073" w:author="Version comparison" w:date="2026-10-20T02:31:33Z">
        <w:r>
          <w:rPr/>
          <w:t xml:space="preserve">, Nested S9/S29/S60 source pools contain 9/29/60 participants and 2,592/14,590/33,183 eligible trials. </w:t>
        </w:r>
      </w:ins>
      <w:ins w:id="1074" w:author="Version comparison" w:date="2026-10-20T02:31:33Z">
        <w:r>
          <w:rPr>
            <w:b/>
          </w:rPr>
          <w:t>B</w:t>
        </w:r>
      </w:ins>
      <w:ins w:id="1075" w:author="Version comparison" w:date="2026-10-20T02:31:33Z">
        <w:r>
          <w:rPr/>
          <w:t xml:space="preserve">, One 18-channel, trial-wise dimensionless transform supplies the spectral inputs. </w:t>
        </w:r>
      </w:ins>
      <w:ins w:id="1076" w:author="Version comparison" w:date="2026-10-20T02:31:33Z">
        <w:r>
          <w:rPr>
            <w:b/>
          </w:rPr>
          <w:t>C–D</w:t>
        </w:r>
      </w:ins>
      <w:ins w:id="1077" w:author="Version comparison" w:date="2026-10-20T02:31:33Z">
        <w:r>
          <w:rPr/>
          <w:t xml:space="preserve">, Five participant-held-out folds, three validation seeds and three final seeds produce 90 validation trajectories, 18 final trajectories and 48 checkpoint choices. Full trajectories receive 5,120 updates; 144 evaluated outputs reuse 99 distinct checkpoints. </w:t>
        </w:r>
      </w:ins>
      <w:ins w:id="1078" w:author="Version comparison" w:date="2026-10-20T02:31:33Z">
        <w:r>
          <w:rPr>
            <w:b/>
          </w:rPr>
          <w:t>E</w:t>
        </w:r>
      </w:ins>
      <w:ins w:id="1079" w:author="Version comparison" w:date="2026-10-20T02:31:33Z">
        <w:r>
          <w:rPr/>
          <w:t xml:space="preserve">, External scoring uses 85 Dreyer participants and 6,800 trials. </w:t>
        </w:r>
      </w:ins>
      <w:ins w:id="1080" w:author="Version comparison" w:date="2026-10-20T02:31:33Z">
        <w:r>
          <w:rPr>
            <w:b/>
          </w:rPr>
          <w:t>F</w:t>
        </w:r>
      </w:ins>
      <w:ins w:id="1081" w:author="Version comparison" w:date="2026-10-20T02:31:33Z">
        <w:r>
          <w:rPr/>
          <w:t xml:space="preserve">, Archived checks link input identities, source selections and prediction statistics. Source data: </w:t>
        </w:r>
      </w:ins>
      <w:ins w:id="1082" w:author="Version comparison" w:date="2026-10-20T02:31:33Z">
        <w:r>
          <w:rPr>
            <w:rFonts w:ascii="DejaVu Sans Mono" w:hAnsi="DejaVu Sans Mono"/>
            <w:sz w:val="20"/>
          </w:rPr>
          <w:t>figure_data/Fig1_source_configurations.csv</w:t>
        </w:r>
      </w:ins>
      <w:ins w:id="1083" w:author="Version comparison" w:date="2026-10-20T02:31:33Z">
        <w:r>
          <w:rPr/>
          <w:t>; audit scope: S1 Appendix.</w:t>
        </w:r>
      </w:ins>
    </w:p>
    <w:p>
      <w:pPr>
        <w:pStyle w:val="Heading2"/>
      </w:pPr>
      <w:ins w:id="1084" w:author="Version comparison" w:date="2026-10-20T02:31:33Z">
        <w:r>
          <w:rPr/>
          <w:t>AI-assisted preparation</w:t>
        </w:r>
      </w:ins>
    </w:p>
    <w:p>
      <w:ins w:id="1085" w:author="Version comparison" w:date="2026-10-20T02:31:33Z">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 ChatGPT assisted plotting-code development and revision of labels and captions. Figures were rendered from archived, audited numerical tables; The class-recall-gap panel is identified as a descriptive algebraic decomposition. The author is responsible for verification and final approval.</w:t>
        </w:r>
      </w:ins>
    </w:p>
    <w:p>
      <w:pPr>
        <w:pStyle w:val="Heading1"/>
      </w:pPr>
      <w:ins w:id="1086" w:author="Version comparison" w:date="2026-10-20T02:31:33Z">
        <w:r>
          <w:rPr/>
          <w:t>Results</w:t>
        </w:r>
      </w:ins>
    </w:p>
    <w:p>
      <w:pPr>
        <w:pStyle w:val="Heading2"/>
      </w:pPr>
      <w:ins w:id="1087" w:author="Version comparison" w:date="2026-10-20T02:31:33Z">
        <w:r>
          <w:rPr/>
          <w:t>Source expansion improved weaker-class coverage</w:t>
        </w:r>
      </w:ins>
    </w:p>
    <w:p>
      <w:ins w:id="1088" w:author="Version comparison" w:date="2026-10-20T02:31:33Z">
        <w:r>
          <w:rPr/>
          <w:t>Under BROAD/tail-recall selection, mean weaker-class recall increased from 27.3137% in S9 to 48.4804% in S60. The paired difference was +21.1667 percentage points (95% t CI, 17.1226–25.2107; t(84)=10.4084; two-sided p&lt;0.001). The paired-bootstrap interval was 17.1468–24.9512 points. Balanced accuracy increased from 58.3186% to 64.1716%, a difference of +5.8529 points (95% t CI, 4.1288–7.5771; Holm-adjusted p&lt;0.001). The paired changes show improvement in both average discrimination and coverage of the less-recognized command. The complete prespecified comparisons are shown in Table 2.</w:t>
        </w:r>
      </w:ins>
    </w:p>
    <w:p>
      <w:ins w:id="1089" w:author="Version comparison" w:date="2026-10-20T02:31:33Z">
        <w:r>
          <w:rPr>
            <w:b/>
          </w:rPr>
          <w:t>Table 2. Complete set of protocol-specified paired comparisons.</w:t>
        </w:r>
      </w:ins>
      <w:ins w:id="1090" w:author="Version comparison" w:date="2026-10-20T02:31:33Z">
        <w:r>
          <w:rPr/>
          <w:t xml:space="preserve"> All rows contain 85 participant pairs and use two-sided paired t tests. Effects and pointwise 95% t intervals are in percentage points. The primary test is separate; the three secondary p values are adjusted together using Holm's method. Intervals are pointwise. Exact p values are retained in S1 Data.</w:t>
        </w:r>
      </w:ins>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ins w:id="1091" w:author="Version comparison" w:date="2026-10-20T02:31:33Z">
              <w:r>
                <w:rPr>
                  <w:b/>
                  <w:sz w:val="20"/>
                </w:rPr>
                <w:t>Comparison</w:t>
              </w:r>
            </w:ins>
          </w:p>
        </w:tc>
        <w:tc>
          <w:tcPr>
            <w:tcW w:type="dxa" w:w="1352"/>
            <w:vAlign w:val="center"/>
          </w:tcPr>
          <w:p>
            <w:pPr>
              <w:spacing w:line="264" w:lineRule="auto" w:before="60" w:after="60"/>
            </w:pPr>
            <w:ins w:id="1092" w:author="Version comparison" w:date="2026-10-20T02:31:33Z">
              <w:r>
                <w:rPr>
                  <w:b/>
                  <w:sz w:val="20"/>
                </w:rPr>
                <w:t>Endpoint</w:t>
              </w:r>
            </w:ins>
          </w:p>
        </w:tc>
        <w:tc>
          <w:tcPr>
            <w:tcW w:type="dxa" w:w="1352"/>
            <w:vAlign w:val="center"/>
          </w:tcPr>
          <w:p>
            <w:pPr>
              <w:spacing w:line="264" w:lineRule="auto" w:before="60" w:after="60"/>
            </w:pPr>
            <w:ins w:id="1093" w:author="Version comparison" w:date="2026-10-20T02:31:33Z">
              <w:r>
                <w:rPr>
                  <w:b/>
                  <w:sz w:val="20"/>
                </w:rPr>
                <w:t>Difference</w:t>
              </w:r>
            </w:ins>
          </w:p>
        </w:tc>
        <w:tc>
          <w:tcPr>
            <w:tcW w:type="dxa" w:w="1352"/>
            <w:vAlign w:val="center"/>
          </w:tcPr>
          <w:p>
            <w:pPr>
              <w:spacing w:line="264" w:lineRule="auto" w:before="60" w:after="60"/>
            </w:pPr>
            <w:ins w:id="1094" w:author="Version comparison" w:date="2026-10-20T02:31:33Z">
              <w:r>
                <w:rPr>
                  <w:b/>
                  <w:sz w:val="20"/>
                </w:rPr>
                <w:t>95% t CI</w:t>
              </w:r>
            </w:ins>
          </w:p>
        </w:tc>
        <w:tc>
          <w:tcPr>
            <w:tcW w:type="dxa" w:w="1352"/>
            <w:vAlign w:val="center"/>
          </w:tcPr>
          <w:p>
            <w:pPr>
              <w:spacing w:line="264" w:lineRule="auto" w:before="60" w:after="60"/>
            </w:pPr>
            <w:ins w:id="1095" w:author="Version comparison" w:date="2026-10-20T02:31:33Z">
              <w:r>
                <w:rPr>
                  <w:b/>
                  <w:sz w:val="20"/>
                </w:rPr>
                <w:t>Raw p</w:t>
              </w:r>
            </w:ins>
          </w:p>
        </w:tc>
        <w:tc>
          <w:tcPr>
            <w:tcW w:type="dxa" w:w="1352"/>
            <w:vAlign w:val="center"/>
          </w:tcPr>
          <w:p>
            <w:pPr>
              <w:spacing w:line="264" w:lineRule="auto" w:before="60" w:after="60"/>
            </w:pPr>
            <w:ins w:id="1096" w:author="Version comparison" w:date="2026-10-20T02:31:33Z">
              <w:r>
                <w:rPr>
                  <w:b/>
                  <w:sz w:val="20"/>
                </w:rPr>
                <w:t>Holm p</w:t>
              </w:r>
            </w:ins>
          </w:p>
        </w:tc>
      </w:tr>
      <w:tr>
        <w:trPr>
          <w:cantSplit/>
        </w:trPr>
        <w:tc>
          <w:tcPr>
            <w:tcW w:type="dxa" w:w="2629"/>
            <w:vAlign w:val="center"/>
          </w:tcPr>
          <w:p>
            <w:pPr>
              <w:spacing w:line="264" w:lineRule="auto" w:before="60" w:after="60"/>
            </w:pPr>
            <w:ins w:id="1097" w:author="Version comparison" w:date="2026-10-20T02:31:33Z">
              <w:r>
                <w:rPr>
                  <w:sz w:val="20"/>
                </w:rPr>
                <w:t>S60−S9; BROAD/tail-recall</w:t>
              </w:r>
            </w:ins>
          </w:p>
        </w:tc>
        <w:tc>
          <w:tcPr>
            <w:tcW w:type="dxa" w:w="1352"/>
            <w:vAlign w:val="center"/>
          </w:tcPr>
          <w:p>
            <w:pPr>
              <w:spacing w:line="264" w:lineRule="auto" w:before="60" w:after="60"/>
            </w:pPr>
            <w:ins w:id="1098" w:author="Version comparison" w:date="2026-10-20T02:31:33Z">
              <w:r>
                <w:rPr>
                  <w:sz w:val="20"/>
                </w:rPr>
                <w:t>Weaker-class recall</w:t>
              </w:r>
            </w:ins>
          </w:p>
        </w:tc>
        <w:tc>
          <w:tcPr>
            <w:tcW w:type="dxa" w:w="1352"/>
            <w:vAlign w:val="center"/>
          </w:tcPr>
          <w:p>
            <w:pPr>
              <w:spacing w:line="264" w:lineRule="auto" w:before="60" w:after="60"/>
            </w:pPr>
            <w:ins w:id="1099" w:author="Version comparison" w:date="2026-10-20T02:31:33Z">
              <w:r>
                <w:rPr>
                  <w:sz w:val="20"/>
                </w:rPr>
                <w:t>+21.1667</w:t>
              </w:r>
            </w:ins>
          </w:p>
        </w:tc>
        <w:tc>
          <w:tcPr>
            <w:tcW w:type="dxa" w:w="1352"/>
            <w:vAlign w:val="center"/>
          </w:tcPr>
          <w:p>
            <w:pPr>
              <w:spacing w:line="264" w:lineRule="auto" w:before="60" w:after="60"/>
            </w:pPr>
            <w:ins w:id="1100" w:author="Version comparison" w:date="2026-10-20T02:31:33Z">
              <w:r>
                <w:rPr>
                  <w:sz w:val="20"/>
                </w:rPr>
                <w:t>17.1226 to 25.2107</w:t>
              </w:r>
            </w:ins>
          </w:p>
        </w:tc>
        <w:tc>
          <w:tcPr>
            <w:tcW w:type="dxa" w:w="1352"/>
            <w:vAlign w:val="center"/>
          </w:tcPr>
          <w:p>
            <w:pPr>
              <w:spacing w:line="264" w:lineRule="auto" w:before="60" w:after="60"/>
            </w:pPr>
            <w:ins w:id="1101" w:author="Version comparison" w:date="2026-10-20T02:31:33Z">
              <w:r>
                <w:rPr>
                  <w:sz w:val="20"/>
                </w:rPr>
                <w:t>&lt;0.001</w:t>
              </w:r>
            </w:ins>
          </w:p>
        </w:tc>
        <w:tc>
          <w:tcPr>
            <w:tcW w:type="dxa" w:w="1352"/>
            <w:vAlign w:val="center"/>
          </w:tcPr>
          <w:p>
            <w:pPr>
              <w:spacing w:line="264" w:lineRule="auto" w:before="60" w:after="60"/>
            </w:pPr>
            <w:ins w:id="1102" w:author="Version comparison" w:date="2026-10-20T02:31:33Z">
              <w:r>
                <w:rPr>
                  <w:sz w:val="20"/>
                </w:rPr>
                <w:t>Primary</w:t>
              </w:r>
            </w:ins>
          </w:p>
        </w:tc>
      </w:tr>
      <w:tr>
        <w:trPr>
          <w:cantSplit/>
        </w:trPr>
        <w:tc>
          <w:tcPr>
            <w:tcW w:type="dxa" w:w="2629"/>
            <w:vAlign w:val="center"/>
          </w:tcPr>
          <w:p>
            <w:pPr>
              <w:spacing w:line="264" w:lineRule="auto" w:before="60" w:after="60"/>
            </w:pPr>
            <w:ins w:id="1103" w:author="Version comparison" w:date="2026-10-20T02:31:33Z">
              <w:r>
                <w:rPr>
                  <w:sz w:val="20"/>
                </w:rPr>
                <w:t>Tail-recall−mean-BA selection; S60/BROAD</w:t>
              </w:r>
            </w:ins>
          </w:p>
        </w:tc>
        <w:tc>
          <w:tcPr>
            <w:tcW w:type="dxa" w:w="1352"/>
            <w:vAlign w:val="center"/>
          </w:tcPr>
          <w:p>
            <w:pPr>
              <w:spacing w:line="264" w:lineRule="auto" w:before="60" w:after="60"/>
            </w:pPr>
            <w:ins w:id="1104" w:author="Version comparison" w:date="2026-10-20T02:31:33Z">
              <w:r>
                <w:rPr>
                  <w:sz w:val="20"/>
                </w:rPr>
                <w:t>Weaker-class recall</w:t>
              </w:r>
            </w:ins>
          </w:p>
        </w:tc>
        <w:tc>
          <w:tcPr>
            <w:tcW w:type="dxa" w:w="1352"/>
            <w:vAlign w:val="center"/>
          </w:tcPr>
          <w:p>
            <w:pPr>
              <w:spacing w:line="264" w:lineRule="auto" w:before="60" w:after="60"/>
            </w:pPr>
            <w:ins w:id="1105" w:author="Version comparison" w:date="2026-10-20T02:31:33Z">
              <w:r>
                <w:rPr>
                  <w:sz w:val="20"/>
                </w:rPr>
                <w:t>−0.8725</w:t>
              </w:r>
            </w:ins>
          </w:p>
        </w:tc>
        <w:tc>
          <w:tcPr>
            <w:tcW w:type="dxa" w:w="1352"/>
            <w:vAlign w:val="center"/>
          </w:tcPr>
          <w:p>
            <w:pPr>
              <w:spacing w:line="264" w:lineRule="auto" w:before="60" w:after="60"/>
            </w:pPr>
            <w:ins w:id="1106" w:author="Version comparison" w:date="2026-10-20T02:31:33Z">
              <w:r>
                <w:rPr>
                  <w:sz w:val="20"/>
                </w:rPr>
                <w:t>−3.4935 to 1.7484</w:t>
              </w:r>
            </w:ins>
          </w:p>
        </w:tc>
        <w:tc>
          <w:tcPr>
            <w:tcW w:type="dxa" w:w="1352"/>
            <w:vAlign w:val="center"/>
          </w:tcPr>
          <w:p>
            <w:pPr>
              <w:spacing w:line="264" w:lineRule="auto" w:before="60" w:after="60"/>
            </w:pPr>
            <w:ins w:id="1107" w:author="Version comparison" w:date="2026-10-20T02:31:33Z">
              <w:r>
                <w:rPr>
                  <w:sz w:val="20"/>
                </w:rPr>
                <w:t>0.509760</w:t>
              </w:r>
            </w:ins>
          </w:p>
        </w:tc>
        <w:tc>
          <w:tcPr>
            <w:tcW w:type="dxa" w:w="1352"/>
            <w:vAlign w:val="center"/>
          </w:tcPr>
          <w:p>
            <w:pPr>
              <w:spacing w:line="264" w:lineRule="auto" w:before="60" w:after="60"/>
            </w:pPr>
            <w:ins w:id="1108" w:author="Version comparison" w:date="2026-10-20T02:31:33Z">
              <w:r>
                <w:rPr>
                  <w:sz w:val="20"/>
                </w:rPr>
                <w:t>0.999859</w:t>
              </w:r>
            </w:ins>
          </w:p>
        </w:tc>
      </w:tr>
      <w:tr>
        <w:trPr>
          <w:cantSplit/>
        </w:trPr>
        <w:tc>
          <w:tcPr>
            <w:tcW w:type="dxa" w:w="2629"/>
            <w:vAlign w:val="center"/>
          </w:tcPr>
          <w:p>
            <w:pPr>
              <w:spacing w:line="264" w:lineRule="auto" w:before="60" w:after="60"/>
            </w:pPr>
            <w:ins w:id="1109" w:author="Version comparison" w:date="2026-10-20T02:31:33Z">
              <w:r>
                <w:rPr>
                  <w:sz w:val="20"/>
                </w:rPr>
                <w:t>S60−S29; BROAD/tail-recall</w:t>
              </w:r>
            </w:ins>
          </w:p>
        </w:tc>
        <w:tc>
          <w:tcPr>
            <w:tcW w:type="dxa" w:w="1352"/>
            <w:vAlign w:val="center"/>
          </w:tcPr>
          <w:p>
            <w:pPr>
              <w:spacing w:line="264" w:lineRule="auto" w:before="60" w:after="60"/>
            </w:pPr>
            <w:ins w:id="1110" w:author="Version comparison" w:date="2026-10-20T02:31:33Z">
              <w:r>
                <w:rPr>
                  <w:sz w:val="20"/>
                </w:rPr>
                <w:t>Weaker-class recall</w:t>
              </w:r>
            </w:ins>
          </w:p>
        </w:tc>
        <w:tc>
          <w:tcPr>
            <w:tcW w:type="dxa" w:w="1352"/>
            <w:vAlign w:val="center"/>
          </w:tcPr>
          <w:p>
            <w:pPr>
              <w:spacing w:line="264" w:lineRule="auto" w:before="60" w:after="60"/>
            </w:pPr>
            <w:ins w:id="1111" w:author="Version comparison" w:date="2026-10-20T02:31:33Z">
              <w:r>
                <w:rPr>
                  <w:sz w:val="20"/>
                </w:rPr>
                <w:t>−0.5490</w:t>
              </w:r>
            </w:ins>
          </w:p>
        </w:tc>
        <w:tc>
          <w:tcPr>
            <w:tcW w:type="dxa" w:w="1352"/>
            <w:vAlign w:val="center"/>
          </w:tcPr>
          <w:p>
            <w:pPr>
              <w:spacing w:line="264" w:lineRule="auto" w:before="60" w:after="60"/>
            </w:pPr>
            <w:ins w:id="1112" w:author="Version comparison" w:date="2026-10-20T02:31:33Z">
              <w:r>
                <w:rPr>
                  <w:sz w:val="20"/>
                </w:rPr>
                <w:t>−2.1604 to 1.0624</w:t>
              </w:r>
            </w:ins>
          </w:p>
        </w:tc>
        <w:tc>
          <w:tcPr>
            <w:tcW w:type="dxa" w:w="1352"/>
            <w:vAlign w:val="center"/>
          </w:tcPr>
          <w:p>
            <w:pPr>
              <w:spacing w:line="264" w:lineRule="auto" w:before="60" w:after="60"/>
            </w:pPr>
            <w:ins w:id="1113" w:author="Version comparison" w:date="2026-10-20T02:31:33Z">
              <w:r>
                <w:rPr>
                  <w:sz w:val="20"/>
                </w:rPr>
                <w:t>0.499929</w:t>
              </w:r>
            </w:ins>
          </w:p>
        </w:tc>
        <w:tc>
          <w:tcPr>
            <w:tcW w:type="dxa" w:w="1352"/>
            <w:vAlign w:val="center"/>
          </w:tcPr>
          <w:p>
            <w:pPr>
              <w:spacing w:line="264" w:lineRule="auto" w:before="60" w:after="60"/>
            </w:pPr>
            <w:ins w:id="1114" w:author="Version comparison" w:date="2026-10-20T02:31:33Z">
              <w:r>
                <w:rPr>
                  <w:sz w:val="20"/>
                </w:rPr>
                <w:t>0.999859</w:t>
              </w:r>
            </w:ins>
          </w:p>
        </w:tc>
      </w:tr>
      <w:tr>
        <w:trPr>
          <w:cantSplit/>
        </w:trPr>
        <w:tc>
          <w:tcPr>
            <w:tcW w:type="dxa" w:w="2629"/>
            <w:vAlign w:val="center"/>
          </w:tcPr>
          <w:p>
            <w:pPr>
              <w:spacing w:line="264" w:lineRule="auto" w:before="60" w:after="60"/>
            </w:pPr>
            <w:ins w:id="1115" w:author="Version comparison" w:date="2026-10-20T02:31:33Z">
              <w:r>
                <w:rPr>
                  <w:sz w:val="20"/>
                </w:rPr>
                <w:t>S60−S9; BROAD/tail-recall</w:t>
              </w:r>
            </w:ins>
          </w:p>
        </w:tc>
        <w:tc>
          <w:tcPr>
            <w:tcW w:type="dxa" w:w="1352"/>
            <w:vAlign w:val="center"/>
          </w:tcPr>
          <w:p>
            <w:pPr>
              <w:spacing w:line="264" w:lineRule="auto" w:before="60" w:after="60"/>
            </w:pPr>
            <w:ins w:id="1116" w:author="Version comparison" w:date="2026-10-20T02:31:33Z">
              <w:r>
                <w:rPr>
                  <w:sz w:val="20"/>
                </w:rPr>
                <w:t>Balanced accuracy</w:t>
              </w:r>
            </w:ins>
          </w:p>
        </w:tc>
        <w:tc>
          <w:tcPr>
            <w:tcW w:type="dxa" w:w="1352"/>
            <w:vAlign w:val="center"/>
          </w:tcPr>
          <w:p>
            <w:pPr>
              <w:spacing w:line="264" w:lineRule="auto" w:before="60" w:after="60"/>
            </w:pPr>
            <w:ins w:id="1117" w:author="Version comparison" w:date="2026-10-20T02:31:33Z">
              <w:r>
                <w:rPr>
                  <w:sz w:val="20"/>
                </w:rPr>
                <w:t>+5.8529</w:t>
              </w:r>
            </w:ins>
          </w:p>
        </w:tc>
        <w:tc>
          <w:tcPr>
            <w:tcW w:type="dxa" w:w="1352"/>
            <w:vAlign w:val="center"/>
          </w:tcPr>
          <w:p>
            <w:pPr>
              <w:spacing w:line="264" w:lineRule="auto" w:before="60" w:after="60"/>
            </w:pPr>
            <w:ins w:id="1118" w:author="Version comparison" w:date="2026-10-20T02:31:33Z">
              <w:r>
                <w:rPr>
                  <w:sz w:val="20"/>
                </w:rPr>
                <w:t>4.1288 to 7.5771</w:t>
              </w:r>
            </w:ins>
          </w:p>
        </w:tc>
        <w:tc>
          <w:tcPr>
            <w:tcW w:type="dxa" w:w="1352"/>
            <w:vAlign w:val="center"/>
          </w:tcPr>
          <w:p>
            <w:pPr>
              <w:spacing w:line="264" w:lineRule="auto" w:before="60" w:after="60"/>
            </w:pPr>
            <w:ins w:id="1119" w:author="Version comparison" w:date="2026-10-20T02:31:33Z">
              <w:r>
                <w:rPr>
                  <w:sz w:val="20"/>
                </w:rPr>
                <w:t>&lt;0.001</w:t>
              </w:r>
            </w:ins>
          </w:p>
        </w:tc>
        <w:tc>
          <w:tcPr>
            <w:tcW w:type="dxa" w:w="1352"/>
            <w:vAlign w:val="center"/>
          </w:tcPr>
          <w:p>
            <w:pPr>
              <w:spacing w:line="264" w:lineRule="auto" w:before="60" w:after="60"/>
            </w:pPr>
            <w:ins w:id="1120" w:author="Version comparison" w:date="2026-10-20T02:31:33Z">
              <w:r>
                <w:rPr>
                  <w:sz w:val="20"/>
                </w:rPr>
                <w:t>&lt;0.001</w:t>
              </w:r>
            </w:ins>
          </w:p>
        </w:tc>
      </w:tr>
    </w:tbl>
    <w:p/>
    <w:p>
      <w:ins w:id="1121" w:author="Version comparison" w:date="2026-10-20T02:31:33Z">
        <w:r>
          <w:rPr/>
          <w:t>Fig 2 displays the complete set of frozen primary and secondary comparisons.</w:t>
        </w:r>
      </w:ins>
    </w:p>
    <w:p>
      <w:ins w:id="1122" w:author="Version comparison" w:date="2026-10-20T02:31:33Z">
        <w:r>
          <w:rPr>
            <w:b/>
          </w:rPr>
          <w:t>Fig 2. All four prespecified participant-paired contrasts.</w:t>
        </w:r>
      </w:ins>
      <w:ins w:id="1123" w:author="Version comparison" w:date="2026-10-20T02:31:33Z">
        <w:r>
          <w:rPr/>
          <w:t xml:space="preserve"> The filled circle shows the primary 21.17-point weaker-class-recall gain from S9 to S60 under BROAD/tail-recall selection. Open squares show all three secondary contrasts. Points average 85 paired participant differences after within-participant averaging across three final seeds. Bars are pointwise 95% t intervals. The primary p value is unadjusted; secondary p values use one Holm family. Source data: </w:t>
        </w:r>
      </w:ins>
      <w:ins w:id="1124" w:author="Version comparison" w:date="2026-10-20T02:31:33Z">
        <w:r>
          <w:rPr>
            <w:rFonts w:ascii="DejaVu Sans Mono" w:hAnsi="DejaVu Sans Mono"/>
            <w:sz w:val="20"/>
          </w:rPr>
          <w:t>figure_data/neural_recomputed_comparisons.csv</w:t>
        </w:r>
      </w:ins>
      <w:ins w:id="1125" w:author="Version comparison" w:date="2026-10-20T02:31:33Z">
        <w:r>
          <w:rPr/>
          <w:t>.</w:t>
        </w:r>
      </w:ins>
    </w:p>
    <w:p>
      <w:ins w:id="1126" w:author="Version comparison" w:date="2026-10-20T02:31:33Z">
        <w:r>
          <w:rPr/>
          <w:t>Weaker-class recall improved in 72 of 85 participants (84.71%), with a median paired increase of 21.6667 points. Ten participants declined and three were unchanged. An additional post hoc descriptive reconstruction found balanced-accuracy improvement in 71 participants and simultaneous improvement in both endpoints in 66 (77.65%). Fig 3 displays all 85 weaker-class changes; S4 Data supplies the paired joint-improvement inventory.</w:t>
        </w:r>
      </w:ins>
    </w:p>
    <w:p>
      <w:ins w:id="1127" w:author="Version comparison" w:date="2026-10-20T02:31:33Z">
        <w:r>
          <w:rPr>
            <w:b/>
          </w:rPr>
          <w:t>Fig 3. Participant-level improvement in weaker-class recall.</w:t>
        </w:r>
      </w:ins>
      <w:ins w:id="1128" w:author="Version comparison" w:date="2026-10-20T02:31:33Z">
        <w:r>
          <w:rPr/>
          <w:t xml:space="preserve"> Bars show all 85 S60−S9 BROAD/tail-recall changes in ascending order: 72 improvements, ten declines and three ties. The dashed line marks the mean increase of 21.17 points. Metrics are calculated within seed, then averaged across three seeds within participant. Participant identifiers and plot order are retained in </w:t>
        </w:r>
      </w:ins>
      <w:ins w:id="1129" w:author="Version comparison" w:date="2026-10-20T02:31:33Z">
        <w:r>
          <w:rPr>
            <w:rFonts w:ascii="DejaVu Sans Mono" w:hAnsi="DejaVu Sans Mono"/>
            <w:sz w:val="20"/>
          </w:rPr>
          <w:t>figure_data/Fig3_primary_participant_changes.csv</w:t>
        </w:r>
      </w:ins>
      <w:ins w:id="1130" w:author="Version comparison" w:date="2026-10-20T02:31:33Z">
        <w:r>
          <w:rPr/>
          <w:t>. Joint changes in both endpoints are provided in S4 Data.</w:t>
        </w:r>
      </w:ins>
    </w:p>
    <w:p>
      <w:pPr>
        <w:pStyle w:val="Heading2"/>
      </w:pPr>
      <w:ins w:id="1131" w:author="Version comparison" w:date="2026-10-20T02:31:33Z">
        <w:r>
          <w:rPr/>
          <w:t>Completed evaluation and checkpoint accounting</w:t>
        </w:r>
      </w:ins>
    </w:p>
    <w:p>
      <w:ins w:id="1132" w:author="Version comparison" w:date="2026-10-20T02:31:33Z">
        <w:r>
          <w:rPr/>
          <w:t>The recorded run completed 108 neural trajectories and nine conventional fits. Its 144 neural configuration-by-seed outputs arose from 48 source-level/pipeline/selection conditions and three final seeds. Several rules selected the same epoch: the outputs corresponded to 99 distinct source-level/pipeline/seed/epoch checkpoints from the 18 final trajectories. The archived neural and conventional tables contained 979,200 and 61,200 prediction rows, respectively, covering the same 85 external participants. Participant-paired inference uses the 85 people; checkpoint aliases retain their shared model identity.</w:t>
        </w:r>
      </w:ins>
    </w:p>
    <w:p>
      <w:pPr>
        <w:pStyle w:val="Heading2"/>
      </w:pPr>
      <w:ins w:id="1133" w:author="Version comparison" w:date="2026-10-20T02:31:33Z">
        <w:r>
          <w:rPr/>
          <w:t>Pipeline profiles and descriptive class-recall decomposition</w:t>
        </w:r>
      </w:ins>
    </w:p>
    <w:p>
      <w:ins w:id="1134" w:author="Version comparison" w:date="2026-10-20T02:31:33Z">
        <w:r>
          <w:rPr/>
          <w:t>Table 3 shows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These values provide the neural and conventional operating profiles on the same external participants.</w:t>
        </w:r>
      </w:ins>
    </w:p>
    <w:p>
      <w:ins w:id="1135" w:author="Version comparison" w:date="2026-10-20T02:31:33Z">
        <w:r>
          <w:rPr>
            <w:b/>
          </w:rPr>
          <w:t>Table 3. External mean balanced accuracy and weaker-class recall across source pools.</w:t>
        </w:r>
      </w:ins>
      <w:ins w:id="1136" w:author="Version comparison" w:date="2026-10-20T02:31:33Z">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ins>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ins w:id="1137" w:author="Version comparison" w:date="2026-10-20T02:31:33Z">
              <w:r>
                <w:rPr>
                  <w:b/>
                  <w:sz w:val="22"/>
                </w:rPr>
                <w:t>Pipeline/selection</w:t>
              </w:r>
            </w:ins>
          </w:p>
        </w:tc>
        <w:tc>
          <w:tcPr>
            <w:tcW w:type="dxa" w:w="2034"/>
            <w:vAlign w:val="center"/>
          </w:tcPr>
          <w:p>
            <w:pPr>
              <w:spacing w:line="264" w:lineRule="auto" w:before="60" w:after="60"/>
            </w:pPr>
            <w:ins w:id="1138" w:author="Version comparison" w:date="2026-10-20T02:31:33Z">
              <w:r>
                <w:rPr>
                  <w:b/>
                  <w:sz w:val="22"/>
                </w:rPr>
                <w:t>S9</w:t>
              </w:r>
            </w:ins>
          </w:p>
        </w:tc>
        <w:tc>
          <w:tcPr>
            <w:tcW w:type="dxa" w:w="2034"/>
            <w:vAlign w:val="center"/>
          </w:tcPr>
          <w:p>
            <w:pPr>
              <w:spacing w:line="264" w:lineRule="auto" w:before="60" w:after="60"/>
            </w:pPr>
            <w:ins w:id="1139" w:author="Version comparison" w:date="2026-10-20T02:31:33Z">
              <w:r>
                <w:rPr>
                  <w:b/>
                  <w:sz w:val="22"/>
                </w:rPr>
                <w:t>S29</w:t>
              </w:r>
            </w:ins>
          </w:p>
        </w:tc>
        <w:tc>
          <w:tcPr>
            <w:tcW w:type="dxa" w:w="2034"/>
            <w:vAlign w:val="center"/>
          </w:tcPr>
          <w:p>
            <w:pPr>
              <w:spacing w:line="264" w:lineRule="auto" w:before="60" w:after="60"/>
            </w:pPr>
            <w:ins w:id="1140" w:author="Version comparison" w:date="2026-10-20T02:31:33Z">
              <w:r>
                <w:rPr>
                  <w:b/>
                  <w:sz w:val="22"/>
                </w:rPr>
                <w:t>S60</w:t>
              </w:r>
            </w:ins>
          </w:p>
        </w:tc>
      </w:tr>
      <w:tr>
        <w:trPr>
          <w:cantSplit/>
        </w:trPr>
        <w:tc>
          <w:tcPr>
            <w:tcW w:type="dxa" w:w="3286"/>
            <w:vAlign w:val="center"/>
          </w:tcPr>
          <w:p>
            <w:pPr>
              <w:spacing w:line="264" w:lineRule="auto" w:before="60" w:after="60"/>
            </w:pPr>
            <w:ins w:id="1141" w:author="Version comparison" w:date="2026-10-20T02:31:33Z">
              <w:r>
                <w:rPr>
                  <w:sz w:val="22"/>
                </w:rPr>
                <w:t>BROAD / tail-recall</w:t>
              </w:r>
            </w:ins>
          </w:p>
        </w:tc>
        <w:tc>
          <w:tcPr>
            <w:tcW w:type="dxa" w:w="2034"/>
            <w:vAlign w:val="center"/>
          </w:tcPr>
          <w:p>
            <w:pPr>
              <w:spacing w:line="264" w:lineRule="auto" w:before="60" w:after="60"/>
            </w:pPr>
            <w:ins w:id="1142" w:author="Version comparison" w:date="2026-10-20T02:31:33Z">
              <w:r>
                <w:rPr>
                  <w:sz w:val="22"/>
                </w:rPr>
                <w:t>58.3186 / 27.3137</w:t>
              </w:r>
            </w:ins>
          </w:p>
        </w:tc>
        <w:tc>
          <w:tcPr>
            <w:tcW w:type="dxa" w:w="2034"/>
            <w:vAlign w:val="center"/>
          </w:tcPr>
          <w:p>
            <w:pPr>
              <w:spacing w:line="264" w:lineRule="auto" w:before="60" w:after="60"/>
            </w:pPr>
            <w:ins w:id="1143" w:author="Version comparison" w:date="2026-10-20T02:31:33Z">
              <w:r>
                <w:rPr>
                  <w:sz w:val="22"/>
                </w:rPr>
                <w:t>64.1078 / 49.0294</w:t>
              </w:r>
            </w:ins>
          </w:p>
        </w:tc>
        <w:tc>
          <w:tcPr>
            <w:tcW w:type="dxa" w:w="2034"/>
            <w:vAlign w:val="center"/>
          </w:tcPr>
          <w:p>
            <w:pPr>
              <w:spacing w:line="264" w:lineRule="auto" w:before="60" w:after="60"/>
            </w:pPr>
            <w:ins w:id="1144" w:author="Version comparison" w:date="2026-10-20T02:31:33Z">
              <w:r>
                <w:rPr>
                  <w:sz w:val="22"/>
                </w:rPr>
                <w:t>64.1716 / 48.4804</w:t>
              </w:r>
            </w:ins>
          </w:p>
        </w:tc>
      </w:tr>
      <w:tr>
        <w:trPr>
          <w:cantSplit/>
        </w:trPr>
        <w:tc>
          <w:tcPr>
            <w:tcW w:type="dxa" w:w="3286"/>
            <w:vAlign w:val="center"/>
          </w:tcPr>
          <w:p>
            <w:pPr>
              <w:spacing w:line="264" w:lineRule="auto" w:before="60" w:after="60"/>
            </w:pPr>
            <w:ins w:id="1145" w:author="Version comparison" w:date="2026-10-20T02:31:33Z">
              <w:r>
                <w:rPr>
                  <w:sz w:val="22"/>
                </w:rPr>
                <w:t>MU_BETA_SHARED / tail-recall</w:t>
              </w:r>
            </w:ins>
          </w:p>
        </w:tc>
        <w:tc>
          <w:tcPr>
            <w:tcW w:type="dxa" w:w="2034"/>
            <w:vAlign w:val="center"/>
          </w:tcPr>
          <w:p>
            <w:pPr>
              <w:spacing w:line="264" w:lineRule="auto" w:before="60" w:after="60"/>
            </w:pPr>
            <w:ins w:id="1146" w:author="Version comparison" w:date="2026-10-20T02:31:33Z">
              <w:r>
                <w:rPr>
                  <w:sz w:val="22"/>
                </w:rPr>
                <w:t>60.1520 / 31.8529</w:t>
              </w:r>
            </w:ins>
          </w:p>
        </w:tc>
        <w:tc>
          <w:tcPr>
            <w:tcW w:type="dxa" w:w="2034"/>
            <w:vAlign w:val="center"/>
          </w:tcPr>
          <w:p>
            <w:pPr>
              <w:spacing w:line="264" w:lineRule="auto" w:before="60" w:after="60"/>
            </w:pPr>
            <w:ins w:id="1147" w:author="Version comparison" w:date="2026-10-20T02:31:33Z">
              <w:r>
                <w:rPr>
                  <w:sz w:val="22"/>
                </w:rPr>
                <w:t>63.6667 / 45.3922</w:t>
              </w:r>
            </w:ins>
          </w:p>
        </w:tc>
        <w:tc>
          <w:tcPr>
            <w:tcW w:type="dxa" w:w="2034"/>
            <w:vAlign w:val="center"/>
          </w:tcPr>
          <w:p>
            <w:pPr>
              <w:spacing w:line="264" w:lineRule="auto" w:before="60" w:after="60"/>
            </w:pPr>
            <w:ins w:id="1148" w:author="Version comparison" w:date="2026-10-20T02:31:33Z">
              <w:r>
                <w:rPr>
                  <w:sz w:val="22"/>
                </w:rPr>
                <w:t>63.8775 / 45.5686</w:t>
              </w:r>
            </w:ins>
          </w:p>
        </w:tc>
      </w:tr>
      <w:tr>
        <w:trPr>
          <w:cantSplit/>
        </w:trPr>
        <w:tc>
          <w:tcPr>
            <w:tcW w:type="dxa" w:w="3286"/>
            <w:vAlign w:val="center"/>
          </w:tcPr>
          <w:p>
            <w:pPr>
              <w:spacing w:line="264" w:lineRule="auto" w:before="60" w:after="60"/>
            </w:pPr>
            <w:ins w:id="1149" w:author="Version comparison" w:date="2026-10-20T02:31:33Z">
              <w:r>
                <w:rPr>
                  <w:sz w:val="22"/>
                </w:rPr>
                <w:t>CSP + shrinkage LDA / fixed</w:t>
              </w:r>
            </w:ins>
          </w:p>
        </w:tc>
        <w:tc>
          <w:tcPr>
            <w:tcW w:type="dxa" w:w="2034"/>
            <w:vAlign w:val="center"/>
          </w:tcPr>
          <w:p>
            <w:pPr>
              <w:spacing w:line="264" w:lineRule="auto" w:before="60" w:after="60"/>
            </w:pPr>
            <w:ins w:id="1150" w:author="Version comparison" w:date="2026-10-20T02:31:33Z">
              <w:r>
                <w:rPr>
                  <w:sz w:val="22"/>
                </w:rPr>
                <w:t>60.1324 / 33.9902</w:t>
              </w:r>
            </w:ins>
          </w:p>
        </w:tc>
        <w:tc>
          <w:tcPr>
            <w:tcW w:type="dxa" w:w="2034"/>
            <w:vAlign w:val="center"/>
          </w:tcPr>
          <w:p>
            <w:pPr>
              <w:spacing w:line="264" w:lineRule="auto" w:before="60" w:after="60"/>
            </w:pPr>
            <w:ins w:id="1151" w:author="Version comparison" w:date="2026-10-20T02:31:33Z">
              <w:r>
                <w:rPr>
                  <w:sz w:val="22"/>
                </w:rPr>
                <w:t>64.0196 / 45.2157</w:t>
              </w:r>
            </w:ins>
          </w:p>
        </w:tc>
        <w:tc>
          <w:tcPr>
            <w:tcW w:type="dxa" w:w="2034"/>
            <w:vAlign w:val="center"/>
          </w:tcPr>
          <w:p>
            <w:pPr>
              <w:spacing w:line="264" w:lineRule="auto" w:before="60" w:after="60"/>
            </w:pPr>
            <w:ins w:id="1152" w:author="Version comparison" w:date="2026-10-20T02:31:33Z">
              <w:r>
                <w:rPr>
                  <w:sz w:val="22"/>
                </w:rPr>
                <w:t>65.3775 / 47.8137</w:t>
              </w:r>
            </w:ins>
          </w:p>
        </w:tc>
      </w:tr>
    </w:tbl>
    <w:p/>
    <w:p>
      <w:ins w:id="1153" w:author="Version comparison" w:date="2026-10-20T02:31:33Z">
        <w:r>
          <w:rPr/>
          <w:t>Fig 4 displays these endpoint profiles and the corresponding class-recall gap.</w:t>
        </w:r>
      </w:ins>
    </w:p>
    <w:p>
      <w:ins w:id="1154" w:author="Version comparison" w:date="2026-10-20T02:31:33Z">
        <w:r>
          <w:rPr>
            <w:b/>
          </w:rPr>
          <w:t>Fig 4. Class coverage and balanced accuracy across source configurations.</w:t>
        </w:r>
      </w:ins>
      <w:ins w:id="1155" w:author="Version comparison" w:date="2026-10-20T02:31:33Z">
        <w:r>
          <w:rPr/>
          <w:t xml:space="preserve"> </w:t>
        </w:r>
      </w:ins>
      <w:ins w:id="1156" w:author="Version comparison" w:date="2026-10-20T02:31:33Z">
        <w:r>
          <w:rPr>
            <w:b/>
          </w:rPr>
          <w:t>A</w:t>
        </w:r>
      </w:ins>
      <w:ins w:id="1157" w:author="Version comparison" w:date="2026-10-20T02:31:33Z">
        <w:r>
          <w:rPr/>
          <w:t xml:space="preserve">, Balanced accuracy; </w:t>
        </w:r>
      </w:ins>
      <w:ins w:id="1158" w:author="Version comparison" w:date="2026-10-20T02:31:33Z">
        <w:r>
          <w:rPr>
            <w:b/>
          </w:rPr>
          <w:t>B</w:t>
        </w:r>
      </w:ins>
      <w:ins w:id="1159" w:author="Version comparison" w:date="2026-10-20T02:31:33Z">
        <w:r>
          <w:rPr/>
          <w:t xml:space="preserve">, weaker-class recall; </w:t>
        </w:r>
      </w:ins>
      <w:ins w:id="1160" w:author="Version comparison" w:date="2026-10-20T02:31:33Z">
        <w:r>
          <w:rPr>
            <w:b/>
          </w:rPr>
          <w:t>C</w:t>
        </w:r>
      </w:ins>
      <w:ins w:id="1161" w:author="Version comparison" w:date="2026-10-20T02:31:33Z">
        <w:r>
          <w:rPr/>
          <w:t xml:space="preserve">, mean absolute class-recall gap. Neural rows use source-only tail-recall selection; CSP–LDA uses the fixed comparator configuration. A/B show participant means and pointwise 95% t intervals (n=85). C is the descriptive decomposition </w:t>
        </w:r>
      </w:ins>
      <w:ins w:id="1162" w:author="Version comparison" w:date="2026-10-20T02:31:33Z">
        <w:r>
          <w:rPr>
            <w:rFonts w:ascii="DejaVu Sans Mono" w:hAnsi="DejaVu Sans Mono"/>
            <w:sz w:val="20"/>
          </w:rPr>
          <w:t>2 × (balanced accuracy − weaker-class recall)</w:t>
        </w:r>
      </w:ins>
      <w:ins w:id="1163" w:author="Version comparison" w:date="2026-10-20T02:31:33Z">
        <w:r>
          <w:rPr/>
          <w:t xml:space="preserve">. For BROAD, the gap falls from 62.01 to 31.38 points, a 49.39% reduction. Lines guide the eye. Source data: </w:t>
        </w:r>
      </w:ins>
      <w:ins w:id="1164" w:author="Version comparison" w:date="2026-10-20T02:31:33Z">
        <w:r>
          <w:rPr>
            <w:rFonts w:ascii="DejaVu Sans Mono" w:hAnsi="DejaVu Sans Mono"/>
            <w:sz w:val="20"/>
          </w:rPr>
          <w:t>figure_data/Fig4_descriptive_endpoints.csv</w:t>
        </w:r>
      </w:ins>
      <w:ins w:id="1165" w:author="Version comparison" w:date="2026-10-20T02:31:33Z">
        <w:r>
          <w:rPr/>
          <w:t xml:space="preserve"> and </w:t>
        </w:r>
      </w:ins>
      <w:ins w:id="1166" w:author="Version comparison" w:date="2026-10-20T02:31:33Z">
        <w:r>
          <w:rPr>
            <w:rFonts w:ascii="DejaVu Sans Mono" w:hAnsi="DejaVu Sans Mono"/>
            <w:sz w:val="20"/>
          </w:rPr>
          <w:t>figure_data/Fig4_posthoc_absolute_recall_gap.csv</w:t>
        </w:r>
      </w:ins>
      <w:ins w:id="1167" w:author="Version comparison" w:date="2026-10-20T02:31:33Z">
        <w:r>
          <w:rPr/>
          <w:t>.</w:t>
        </w:r>
      </w:ins>
    </w:p>
    <w:p>
      <w:ins w:id="1168" w:author="Version comparison" w:date="2026-10-20T02:31:33Z">
        <w:r>
          <w:rPr/>
          <w:t>The full source-only epoch inventory is displayed in Fig 5.</w:t>
        </w:r>
      </w:ins>
    </w:p>
    <w:p>
      <w:ins w:id="1169" w:author="Version comparison" w:date="2026-10-20T02:31:33Z">
        <w:r>
          <w:rPr>
            <w:b/>
          </w:rPr>
          <w:t>Fig 5. All 48 source-only checkpoint choices.</w:t>
        </w:r>
      </w:ins>
      <w:ins w:id="1170" w:author="Version comparison" w:date="2026-10-20T02:31:33Z">
        <w:r>
          <w:rPr/>
          <w:t xml:space="preserve"> The matrix shows eight selection rules across three source pools and two neural pipelines. Numbers indicate the epoch applied to all three final seeds. The outlined primary BROAD/tail-recall cells select epochs 27, 5 and 5 for S9, S29 and S60. Each full trajectory contains 40 epochs × 128 updates; evaluation uses its rule-specific checkpoint. Source data: </w:t>
        </w:r>
      </w:ins>
      <w:ins w:id="1171" w:author="Version comparison" w:date="2026-10-20T02:31:33Z">
        <w:r>
          <w:rPr>
            <w:rFonts w:ascii="DejaVu Sans Mono" w:hAnsi="DejaVu Sans Mono"/>
            <w:sz w:val="20"/>
          </w:rPr>
          <w:t>figure_data/Fig5_selected_epochs.csv</w:t>
        </w:r>
      </w:ins>
      <w:ins w:id="1172" w:author="Version comparison" w:date="2026-10-20T02:31:33Z">
        <w:r>
          <w:rPr/>
          <w:t xml:space="preserve"> and the frozen selection record.</w:t>
        </w:r>
      </w:ins>
    </w:p>
    <w:p>
      <w:ins w:id="1173" w:author="Version comparison" w:date="2026-10-20T02:31:33Z">
        <w:r>
          <w:rPr/>
          <w:t>The mean absolute class-recall gap decreased from 62.0098 points for S9/BROAD to 31.3824 points for S60/BROAD: a reduction of 30.6275 points, or 49.39% relative to the baseline gap. The gap narrowed in 72 of 85 participants, widened in 12 and was unchanged in one. This post hoc descriptive decomposition follows from twice the difference between balanced accuracy and weaker-class recall. Label-specific reconstruction showed right-hand recall rising from 31.01% to 59.64%, accompanied by left-hand recall falling from 85.63% to 68.71%. Thus, the average coverage gain reflects class rebalancing alongside higher balanced accuracy; complete changes for every evaluated configuration are supplied in S4 Data.</w:t>
        </w:r>
      </w:ins>
    </w:p>
    <w:p>
      <w:pPr>
        <w:pStyle w:val="Heading2"/>
      </w:pPr>
      <w:ins w:id="1174" w:author="Version comparison" w:date="2026-10-20T02:31:33Z">
        <w:r>
          <w:rPr/>
          <w:t>Improvement with the intermediate source pool and conventional decoder</w:t>
        </w:r>
      </w:ins>
    </w:p>
    <w:p>
      <w:ins w:id="1175" w:author="Version comparison" w:date="2026-10-20T02:31:33Z">
        <w:r>
          <w:rPr/>
          <w:t>The fixed S29 source pool already achieved 49.0294% mean weaker-class recall under BROAD/tail-recall selection. In the supplementary post hoc comparison against S9, the increase was +21.7157 points (95% t CI, 17.7228–25.7086; separate four-test Holm p&lt;0.001). Balanced accuracy increased by +5.7892 points (95% t CI, 4.1233–7.4551). Thus, substantial improvement was present in the specific intermediate source configuration, alongside the improvement in the full S60 configuration.</w:t>
        </w:r>
      </w:ins>
    </w:p>
    <w:p>
      <w:ins w:id="1176" w:author="Version comparison" w:date="2026-10-20T02:31:33Z">
        <w:r>
          <w:rPr/>
          <w:t>CSP plus shrinkage LDA also benefited from expansion: weaker-class recall increased from 33.9902% to 47.8137%, a paired gain of +13.8235 points (95% t CI, 9.1980–18.4490; separate four-test Holm p&lt;0.001). Balanced accuracy increased by +5.2451 points (95% t CI, 3.5345–6.9557). The shared direction across a compact neural decoder and a spatial-filtering decoder makes source-cohort design a useful empirical performance lever across the two evaluated approaches (Table 4).</w:t>
        </w:r>
      </w:ins>
    </w:p>
    <w:p>
      <w:ins w:id="1177" w:author="Version comparison" w:date="2026-10-20T02:31:33Z">
        <w:r>
          <w:rPr>
            <w:b/>
          </w:rPr>
          <w:t>Table 4. Supplementary post hoc source-expansion comparisons.</w:t>
        </w:r>
      </w:ins>
      <w:ins w:id="1178" w:author="Version comparison" w:date="2026-10-20T02:31:33Z">
        <w:r>
          <w:rPr/>
          <w:t xml:space="preserve"> All rows use 85 participant pairs and archived three-seed participant means. Confidence intervals are pointwise; the four p values form a separate Holm family. These post hoc analyses supplement the original protocol comparisons.</w:t>
        </w:r>
      </w:ins>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ins w:id="1179" w:author="Version comparison" w:date="2026-10-20T02:31:33Z">
              <w:r>
                <w:rPr>
                  <w:b/>
                  <w:sz w:val="20"/>
                </w:rPr>
                <w:t>Source expansion and decoder</w:t>
              </w:r>
            </w:ins>
          </w:p>
        </w:tc>
        <w:tc>
          <w:tcPr>
            <w:tcW w:type="dxa" w:w="1690"/>
            <w:vAlign w:val="center"/>
          </w:tcPr>
          <w:p>
            <w:pPr>
              <w:spacing w:line="264" w:lineRule="auto" w:before="60" w:after="60"/>
            </w:pPr>
            <w:ins w:id="1180" w:author="Version comparison" w:date="2026-10-20T02:31:33Z">
              <w:r>
                <w:rPr>
                  <w:b/>
                  <w:sz w:val="20"/>
                </w:rPr>
                <w:t>Endpoint</w:t>
              </w:r>
            </w:ins>
          </w:p>
        </w:tc>
        <w:tc>
          <w:tcPr>
            <w:tcW w:type="dxa" w:w="1690"/>
            <w:vAlign w:val="center"/>
          </w:tcPr>
          <w:p>
            <w:pPr>
              <w:spacing w:line="264" w:lineRule="auto" w:before="60" w:after="60"/>
            </w:pPr>
            <w:ins w:id="1181" w:author="Version comparison" w:date="2026-10-20T02:31:33Z">
              <w:r>
                <w:rPr>
                  <w:b/>
                  <w:sz w:val="20"/>
                </w:rPr>
                <w:t>Difference (pp)</w:t>
              </w:r>
            </w:ins>
          </w:p>
        </w:tc>
        <w:tc>
          <w:tcPr>
            <w:tcW w:type="dxa" w:w="1690"/>
            <w:vAlign w:val="center"/>
          </w:tcPr>
          <w:p>
            <w:pPr>
              <w:spacing w:line="264" w:lineRule="auto" w:before="60" w:after="60"/>
            </w:pPr>
            <w:ins w:id="1182" w:author="Version comparison" w:date="2026-10-20T02:31:33Z">
              <w:r>
                <w:rPr>
                  <w:b/>
                  <w:sz w:val="20"/>
                </w:rPr>
                <w:t>95% t CI (pp)</w:t>
              </w:r>
            </w:ins>
          </w:p>
        </w:tc>
        <w:tc>
          <w:tcPr>
            <w:tcW w:type="dxa" w:w="1690"/>
            <w:vAlign w:val="center"/>
          </w:tcPr>
          <w:p>
            <w:pPr>
              <w:spacing w:line="264" w:lineRule="auto" w:before="60" w:after="60"/>
            </w:pPr>
            <w:ins w:id="1183" w:author="Version comparison" w:date="2026-10-20T02:31:33Z">
              <w:r>
                <w:rPr>
                  <w:b/>
                  <w:sz w:val="20"/>
                </w:rPr>
                <w:t>Post hoc Holm p</w:t>
              </w:r>
            </w:ins>
          </w:p>
        </w:tc>
      </w:tr>
      <w:tr>
        <w:trPr>
          <w:cantSplit/>
        </w:trPr>
        <w:tc>
          <w:tcPr>
            <w:tcW w:type="dxa" w:w="2629"/>
            <w:vAlign w:val="center"/>
          </w:tcPr>
          <w:p>
            <w:pPr>
              <w:spacing w:line="264" w:lineRule="auto" w:before="60" w:after="60"/>
            </w:pPr>
            <w:ins w:id="1184" w:author="Version comparison" w:date="2026-10-20T02:31:33Z">
              <w:r>
                <w:rPr>
                  <w:sz w:val="20"/>
                </w:rPr>
                <w:t>S29−S9; BROAD/tail-recall</w:t>
              </w:r>
            </w:ins>
          </w:p>
        </w:tc>
        <w:tc>
          <w:tcPr>
            <w:tcW w:type="dxa" w:w="1690"/>
            <w:vAlign w:val="center"/>
          </w:tcPr>
          <w:p>
            <w:pPr>
              <w:spacing w:line="264" w:lineRule="auto" w:before="60" w:after="60"/>
            </w:pPr>
            <w:ins w:id="1185" w:author="Version comparison" w:date="2026-10-20T02:31:33Z">
              <w:r>
                <w:rPr>
                  <w:sz w:val="20"/>
                </w:rPr>
                <w:t>Weaker-class recall</w:t>
              </w:r>
            </w:ins>
          </w:p>
        </w:tc>
        <w:tc>
          <w:tcPr>
            <w:tcW w:type="dxa" w:w="1690"/>
            <w:vAlign w:val="center"/>
          </w:tcPr>
          <w:p>
            <w:pPr>
              <w:spacing w:line="264" w:lineRule="auto" w:before="60" w:after="60"/>
            </w:pPr>
            <w:ins w:id="1186" w:author="Version comparison" w:date="2026-10-20T02:31:33Z">
              <w:r>
                <w:rPr>
                  <w:sz w:val="20"/>
                </w:rPr>
                <w:t>+21.7157</w:t>
              </w:r>
            </w:ins>
          </w:p>
        </w:tc>
        <w:tc>
          <w:tcPr>
            <w:tcW w:type="dxa" w:w="1690"/>
            <w:vAlign w:val="center"/>
          </w:tcPr>
          <w:p>
            <w:pPr>
              <w:spacing w:line="264" w:lineRule="auto" w:before="60" w:after="60"/>
            </w:pPr>
            <w:ins w:id="1187" w:author="Version comparison" w:date="2026-10-20T02:31:33Z">
              <w:r>
                <w:rPr>
                  <w:sz w:val="20"/>
                </w:rPr>
                <w:t>17.7228 to 25.7086</w:t>
              </w:r>
            </w:ins>
          </w:p>
        </w:tc>
        <w:tc>
          <w:tcPr>
            <w:tcW w:type="dxa" w:w="1690"/>
            <w:vAlign w:val="center"/>
          </w:tcPr>
          <w:p>
            <w:pPr>
              <w:spacing w:line="264" w:lineRule="auto" w:before="60" w:after="60"/>
            </w:pPr>
            <w:ins w:id="1188" w:author="Version comparison" w:date="2026-10-20T02:31:33Z">
              <w:r>
                <w:rPr>
                  <w:sz w:val="20"/>
                </w:rPr>
                <w:t>&lt;0.001</w:t>
              </w:r>
            </w:ins>
          </w:p>
        </w:tc>
      </w:tr>
      <w:tr>
        <w:trPr>
          <w:cantSplit/>
        </w:trPr>
        <w:tc>
          <w:tcPr>
            <w:tcW w:type="dxa" w:w="2629"/>
            <w:vAlign w:val="center"/>
          </w:tcPr>
          <w:p>
            <w:pPr>
              <w:spacing w:line="264" w:lineRule="auto" w:before="60" w:after="60"/>
            </w:pPr>
            <w:ins w:id="1189" w:author="Version comparison" w:date="2026-10-20T02:31:33Z">
              <w:r>
                <w:rPr>
                  <w:sz w:val="20"/>
                </w:rPr>
                <w:t>S29−S9; BROAD/tail-recall</w:t>
              </w:r>
            </w:ins>
          </w:p>
        </w:tc>
        <w:tc>
          <w:tcPr>
            <w:tcW w:type="dxa" w:w="1690"/>
            <w:vAlign w:val="center"/>
          </w:tcPr>
          <w:p>
            <w:pPr>
              <w:spacing w:line="264" w:lineRule="auto" w:before="60" w:after="60"/>
            </w:pPr>
            <w:ins w:id="1190" w:author="Version comparison" w:date="2026-10-20T02:31:33Z">
              <w:r>
                <w:rPr>
                  <w:sz w:val="20"/>
                </w:rPr>
                <w:t>Balanced accuracy</w:t>
              </w:r>
            </w:ins>
          </w:p>
        </w:tc>
        <w:tc>
          <w:tcPr>
            <w:tcW w:type="dxa" w:w="1690"/>
            <w:vAlign w:val="center"/>
          </w:tcPr>
          <w:p>
            <w:pPr>
              <w:spacing w:line="264" w:lineRule="auto" w:before="60" w:after="60"/>
            </w:pPr>
            <w:ins w:id="1191" w:author="Version comparison" w:date="2026-10-20T02:31:33Z">
              <w:r>
                <w:rPr>
                  <w:sz w:val="20"/>
                </w:rPr>
                <w:t>+5.7892</w:t>
              </w:r>
            </w:ins>
          </w:p>
        </w:tc>
        <w:tc>
          <w:tcPr>
            <w:tcW w:type="dxa" w:w="1690"/>
            <w:vAlign w:val="center"/>
          </w:tcPr>
          <w:p>
            <w:pPr>
              <w:spacing w:line="264" w:lineRule="auto" w:before="60" w:after="60"/>
            </w:pPr>
            <w:ins w:id="1192" w:author="Version comparison" w:date="2026-10-20T02:31:33Z">
              <w:r>
                <w:rPr>
                  <w:sz w:val="20"/>
                </w:rPr>
                <w:t>4.1233 to 7.4551</w:t>
              </w:r>
            </w:ins>
          </w:p>
        </w:tc>
        <w:tc>
          <w:tcPr>
            <w:tcW w:type="dxa" w:w="1690"/>
            <w:vAlign w:val="center"/>
          </w:tcPr>
          <w:p>
            <w:pPr>
              <w:spacing w:line="264" w:lineRule="auto" w:before="60" w:after="60"/>
            </w:pPr>
            <w:ins w:id="1193" w:author="Version comparison" w:date="2026-10-20T02:31:33Z">
              <w:r>
                <w:rPr>
                  <w:sz w:val="20"/>
                </w:rPr>
                <w:t>&lt;0.001</w:t>
              </w:r>
            </w:ins>
          </w:p>
        </w:tc>
      </w:tr>
      <w:tr>
        <w:trPr>
          <w:cantSplit/>
        </w:trPr>
        <w:tc>
          <w:tcPr>
            <w:tcW w:type="dxa" w:w="2629"/>
            <w:vAlign w:val="center"/>
          </w:tcPr>
          <w:p>
            <w:pPr>
              <w:spacing w:line="264" w:lineRule="auto" w:before="60" w:after="60"/>
            </w:pPr>
            <w:ins w:id="1194" w:author="Version comparison" w:date="2026-10-20T02:31:33Z">
              <w:r>
                <w:rPr>
                  <w:sz w:val="20"/>
                </w:rPr>
                <w:t>S60−S9; CSP–LDA/fixed</w:t>
              </w:r>
            </w:ins>
          </w:p>
        </w:tc>
        <w:tc>
          <w:tcPr>
            <w:tcW w:type="dxa" w:w="1690"/>
            <w:vAlign w:val="center"/>
          </w:tcPr>
          <w:p>
            <w:pPr>
              <w:spacing w:line="264" w:lineRule="auto" w:before="60" w:after="60"/>
            </w:pPr>
            <w:ins w:id="1195" w:author="Version comparison" w:date="2026-10-20T02:31:33Z">
              <w:r>
                <w:rPr>
                  <w:sz w:val="20"/>
                </w:rPr>
                <w:t>Weaker-class recall</w:t>
              </w:r>
            </w:ins>
          </w:p>
        </w:tc>
        <w:tc>
          <w:tcPr>
            <w:tcW w:type="dxa" w:w="1690"/>
            <w:vAlign w:val="center"/>
          </w:tcPr>
          <w:p>
            <w:pPr>
              <w:spacing w:line="264" w:lineRule="auto" w:before="60" w:after="60"/>
            </w:pPr>
            <w:ins w:id="1196" w:author="Version comparison" w:date="2026-10-20T02:31:33Z">
              <w:r>
                <w:rPr>
                  <w:sz w:val="20"/>
                </w:rPr>
                <w:t>+13.8235</w:t>
              </w:r>
            </w:ins>
          </w:p>
        </w:tc>
        <w:tc>
          <w:tcPr>
            <w:tcW w:type="dxa" w:w="1690"/>
            <w:vAlign w:val="center"/>
          </w:tcPr>
          <w:p>
            <w:pPr>
              <w:spacing w:line="264" w:lineRule="auto" w:before="60" w:after="60"/>
            </w:pPr>
            <w:ins w:id="1197" w:author="Version comparison" w:date="2026-10-20T02:31:33Z">
              <w:r>
                <w:rPr>
                  <w:sz w:val="20"/>
                </w:rPr>
                <w:t>9.1980 to 18.4490</w:t>
              </w:r>
            </w:ins>
          </w:p>
        </w:tc>
        <w:tc>
          <w:tcPr>
            <w:tcW w:type="dxa" w:w="1690"/>
            <w:vAlign w:val="center"/>
          </w:tcPr>
          <w:p>
            <w:pPr>
              <w:spacing w:line="264" w:lineRule="auto" w:before="60" w:after="60"/>
            </w:pPr>
            <w:ins w:id="1198" w:author="Version comparison" w:date="2026-10-20T02:31:33Z">
              <w:r>
                <w:rPr>
                  <w:sz w:val="20"/>
                </w:rPr>
                <w:t>&lt;0.001</w:t>
              </w:r>
            </w:ins>
          </w:p>
        </w:tc>
      </w:tr>
      <w:tr>
        <w:trPr>
          <w:cantSplit/>
        </w:trPr>
        <w:tc>
          <w:tcPr>
            <w:tcW w:type="dxa" w:w="2629"/>
            <w:vAlign w:val="center"/>
          </w:tcPr>
          <w:p>
            <w:pPr>
              <w:spacing w:line="264" w:lineRule="auto" w:before="60" w:after="60"/>
            </w:pPr>
            <w:ins w:id="1199" w:author="Version comparison" w:date="2026-10-20T02:31:33Z">
              <w:r>
                <w:rPr>
                  <w:sz w:val="20"/>
                </w:rPr>
                <w:t>S60−S9; CSP–LDA/fixed</w:t>
              </w:r>
            </w:ins>
          </w:p>
        </w:tc>
        <w:tc>
          <w:tcPr>
            <w:tcW w:type="dxa" w:w="1690"/>
            <w:vAlign w:val="center"/>
          </w:tcPr>
          <w:p>
            <w:pPr>
              <w:spacing w:line="264" w:lineRule="auto" w:before="60" w:after="60"/>
            </w:pPr>
            <w:ins w:id="1200" w:author="Version comparison" w:date="2026-10-20T02:31:33Z">
              <w:r>
                <w:rPr>
                  <w:sz w:val="20"/>
                </w:rPr>
                <w:t>Balanced accuracy</w:t>
              </w:r>
            </w:ins>
          </w:p>
        </w:tc>
        <w:tc>
          <w:tcPr>
            <w:tcW w:type="dxa" w:w="1690"/>
            <w:vAlign w:val="center"/>
          </w:tcPr>
          <w:p>
            <w:pPr>
              <w:spacing w:line="264" w:lineRule="auto" w:before="60" w:after="60"/>
            </w:pPr>
            <w:ins w:id="1201" w:author="Version comparison" w:date="2026-10-20T02:31:33Z">
              <w:r>
                <w:rPr>
                  <w:sz w:val="20"/>
                </w:rPr>
                <w:t>+5.2451</w:t>
              </w:r>
            </w:ins>
          </w:p>
        </w:tc>
        <w:tc>
          <w:tcPr>
            <w:tcW w:type="dxa" w:w="1690"/>
            <w:vAlign w:val="center"/>
          </w:tcPr>
          <w:p>
            <w:pPr>
              <w:spacing w:line="264" w:lineRule="auto" w:before="60" w:after="60"/>
            </w:pPr>
            <w:ins w:id="1202" w:author="Version comparison" w:date="2026-10-20T02:31:33Z">
              <w:r>
                <w:rPr>
                  <w:sz w:val="20"/>
                </w:rPr>
                <w:t>3.5345 to 6.9557</w:t>
              </w:r>
            </w:ins>
          </w:p>
        </w:tc>
        <w:tc>
          <w:tcPr>
            <w:tcW w:type="dxa" w:w="1690"/>
            <w:vAlign w:val="center"/>
          </w:tcPr>
          <w:p>
            <w:pPr>
              <w:spacing w:line="264" w:lineRule="auto" w:before="60" w:after="60"/>
            </w:pPr>
            <w:ins w:id="1203" w:author="Version comparison" w:date="2026-10-20T02:31:33Z">
              <w:r>
                <w:rPr>
                  <w:sz w:val="20"/>
                </w:rPr>
                <w:t>&lt;0.001</w:t>
              </w:r>
            </w:ins>
          </w:p>
        </w:tc>
      </w:tr>
    </w:tbl>
    <w:p/>
    <w:p>
      <w:ins w:id="1204" w:author="Version comparison" w:date="2026-10-20T02:31:33Z">
        <w:r>
          <w:rPr/>
          <w:t>Fig 6 displays the four supplementary paired comparisons.</w:t>
        </w:r>
      </w:ins>
    </w:p>
    <w:p>
      <w:ins w:id="1205" w:author="Version comparison" w:date="2026-10-20T02:31:33Z">
        <w:r>
          <w:rPr>
            <w:b/>
          </w:rPr>
          <w:t>Fig 6. Supplementary post hoc source-expansion comparisons.</w:t>
        </w:r>
      </w:ins>
      <w:ins w:id="1206" w:author="Version comparison" w:date="2026-10-20T02:31:33Z">
        <w:r>
          <w:rPr/>
          <w:t xml:space="preserve"> S29−S9 BROAD/tail-recall gains are 21.72 points for weaker-class recall and 5.79 points for balanced accuracy; corresponding S60−S9 CSP–LDA gains are 13.82 and 5.25 points. All four contrasts were specified after the original outcomes were known and use the same 85 participants with three-seed within-participant averages. Bars are pointwise 95% t intervals; displayed p values use a separate four-test Holm family. Source data: </w:t>
        </w:r>
      </w:ins>
      <w:ins w:id="1207" w:author="Version comparison" w:date="2026-10-20T02:31:33Z">
        <w:r>
          <w:rPr>
            <w:rFonts w:ascii="DejaVu Sans Mono" w:hAnsi="DejaVu Sans Mono"/>
            <w:sz w:val="20"/>
          </w:rPr>
          <w:t>figure_data/Fig6_review2_posthoc_comparisons.csv</w:t>
        </w:r>
      </w:ins>
      <w:ins w:id="1208" w:author="Version comparison" w:date="2026-10-20T02:31:33Z">
        <w:r>
          <w:rPr/>
          <w:t>.</w:t>
        </w:r>
      </w:ins>
    </w:p>
    <w:p>
      <w:pPr>
        <w:pStyle w:val="Heading2"/>
      </w:pPr>
      <w:ins w:id="1209" w:author="Version comparison" w:date="2026-10-20T02:31:33Z">
        <w:r>
          <w:rPr/>
          <w:t>Gains at an equal-duration checkpoint</w:t>
        </w:r>
      </w:ins>
    </w:p>
    <w:p>
      <w:ins w:id="1210" w:author="Version comparison" w:date="2026-10-20T02:31:33Z">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w:t>
        </w:r>
      </w:ins>
    </w:p>
    <w:p>
      <w:ins w:id="1211" w:author="Version comparison" w:date="2026-10-20T02:31:33Z">
        <w:r>
          <w:rPr>
            <w:b/>
          </w:rPr>
          <w:t>Table 5. Complete fixed20 source-expansion control.</w:t>
        </w:r>
      </w:ins>
      <w:ins w:id="1212" w:author="Version comparison" w:date="2026-10-20T02:31:33Z">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ins>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ins w:id="1213" w:author="Version comparison" w:date="2026-10-20T02:31:33Z">
              <w:r>
                <w:rPr>
                  <w:b/>
                  <w:sz w:val="20"/>
                </w:rPr>
                <w:t>Expansion</w:t>
              </w:r>
            </w:ins>
          </w:p>
        </w:tc>
        <w:tc>
          <w:tcPr>
            <w:tcW w:type="dxa" w:w="2253"/>
            <w:vAlign w:val="center"/>
          </w:tcPr>
          <w:p>
            <w:pPr>
              <w:spacing w:line="264" w:lineRule="auto" w:before="60" w:after="60"/>
            </w:pPr>
            <w:ins w:id="1214" w:author="Version comparison" w:date="2026-10-20T02:31:33Z">
              <w:r>
                <w:rPr>
                  <w:b/>
                  <w:sz w:val="20"/>
                </w:rPr>
                <w:t>Pipeline</w:t>
              </w:r>
            </w:ins>
          </w:p>
        </w:tc>
        <w:tc>
          <w:tcPr>
            <w:tcW w:type="dxa" w:w="2066"/>
            <w:vAlign w:val="center"/>
          </w:tcPr>
          <w:p>
            <w:pPr>
              <w:spacing w:line="264" w:lineRule="auto" w:before="60" w:after="60"/>
            </w:pPr>
            <w:ins w:id="1215" w:author="Version comparison" w:date="2026-10-20T02:31:33Z">
              <w:r>
                <w:rPr>
                  <w:b/>
                  <w:sz w:val="20"/>
                </w:rPr>
                <w:t>Balanced-accuracy gain (pp)</w:t>
              </w:r>
            </w:ins>
          </w:p>
        </w:tc>
        <w:tc>
          <w:tcPr>
            <w:tcW w:type="dxa" w:w="2253"/>
            <w:vAlign w:val="center"/>
          </w:tcPr>
          <w:p>
            <w:pPr>
              <w:spacing w:line="264" w:lineRule="auto" w:before="60" w:after="60"/>
            </w:pPr>
            <w:ins w:id="1216" w:author="Version comparison" w:date="2026-10-20T02:31:33Z">
              <w:r>
                <w:rPr>
                  <w:b/>
                  <w:sz w:val="20"/>
                </w:rPr>
                <w:t>Weaker-class-recall gain (pp)</w:t>
              </w:r>
            </w:ins>
          </w:p>
        </w:tc>
        <w:tc>
          <w:tcPr>
            <w:tcW w:type="dxa" w:w="1596"/>
            <w:vAlign w:val="center"/>
          </w:tcPr>
          <w:p>
            <w:pPr>
              <w:spacing w:line="264" w:lineRule="auto" w:before="60" w:after="60"/>
            </w:pPr>
            <w:ins w:id="1217" w:author="Version comparison" w:date="2026-10-20T02:31:33Z">
              <w:r>
                <w:rPr>
                  <w:b/>
                  <w:sz w:val="20"/>
                </w:rPr>
                <w:t>Selected epochs</w:t>
              </w:r>
            </w:ins>
          </w:p>
        </w:tc>
      </w:tr>
      <w:tr>
        <w:trPr>
          <w:cantSplit/>
        </w:trPr>
        <w:tc>
          <w:tcPr>
            <w:tcW w:type="dxa" w:w="1221"/>
            <w:vAlign w:val="center"/>
          </w:tcPr>
          <w:p>
            <w:pPr>
              <w:spacing w:line="264" w:lineRule="auto" w:before="60" w:after="60"/>
            </w:pPr>
            <w:ins w:id="1218" w:author="Version comparison" w:date="2026-10-20T02:31:33Z">
              <w:r>
                <w:rPr>
                  <w:sz w:val="20"/>
                </w:rPr>
                <w:t>S29−S9</w:t>
              </w:r>
            </w:ins>
          </w:p>
        </w:tc>
        <w:tc>
          <w:tcPr>
            <w:tcW w:type="dxa" w:w="2253"/>
            <w:vAlign w:val="center"/>
          </w:tcPr>
          <w:p>
            <w:pPr>
              <w:spacing w:line="264" w:lineRule="auto" w:before="60" w:after="60"/>
            </w:pPr>
            <w:ins w:id="1219" w:author="Version comparison" w:date="2026-10-20T02:31:33Z">
              <w:r>
                <w:rPr>
                  <w:sz w:val="20"/>
                </w:rPr>
                <w:t>BROAD</w:t>
              </w:r>
            </w:ins>
          </w:p>
        </w:tc>
        <w:tc>
          <w:tcPr>
            <w:tcW w:type="dxa" w:w="2066"/>
            <w:vAlign w:val="center"/>
          </w:tcPr>
          <w:p>
            <w:pPr>
              <w:spacing w:line="264" w:lineRule="auto" w:before="60" w:after="60"/>
            </w:pPr>
            <w:ins w:id="1220" w:author="Version comparison" w:date="2026-10-20T02:31:33Z">
              <w:r>
                <w:rPr>
                  <w:sz w:val="20"/>
                </w:rPr>
                <w:t>+5.4118</w:t>
              </w:r>
            </w:ins>
          </w:p>
        </w:tc>
        <w:tc>
          <w:tcPr>
            <w:tcW w:type="dxa" w:w="2253"/>
            <w:vAlign w:val="center"/>
          </w:tcPr>
          <w:p>
            <w:pPr>
              <w:spacing w:line="264" w:lineRule="auto" w:before="60" w:after="60"/>
            </w:pPr>
            <w:ins w:id="1221" w:author="Version comparison" w:date="2026-10-20T02:31:33Z">
              <w:r>
                <w:rPr>
                  <w:sz w:val="20"/>
                </w:rPr>
                <w:t>+21.1275</w:t>
              </w:r>
            </w:ins>
          </w:p>
        </w:tc>
        <w:tc>
          <w:tcPr>
            <w:tcW w:type="dxa" w:w="1596"/>
            <w:vAlign w:val="center"/>
          </w:tcPr>
          <w:p>
            <w:pPr>
              <w:spacing w:line="264" w:lineRule="auto" w:before="60" w:after="60"/>
            </w:pPr>
            <w:ins w:id="1222" w:author="Version comparison" w:date="2026-10-20T02:31:33Z">
              <w:r>
                <w:rPr>
                  <w:sz w:val="20"/>
                </w:rPr>
                <w:t>20 / 20</w:t>
              </w:r>
            </w:ins>
          </w:p>
        </w:tc>
      </w:tr>
      <w:tr>
        <w:trPr>
          <w:cantSplit/>
        </w:trPr>
        <w:tc>
          <w:tcPr>
            <w:tcW w:type="dxa" w:w="1221"/>
            <w:vAlign w:val="center"/>
          </w:tcPr>
          <w:p>
            <w:pPr>
              <w:spacing w:line="264" w:lineRule="auto" w:before="60" w:after="60"/>
            </w:pPr>
            <w:ins w:id="1223" w:author="Version comparison" w:date="2026-10-20T02:31:33Z">
              <w:r>
                <w:rPr>
                  <w:sz w:val="20"/>
                </w:rPr>
                <w:t>S60−S9</w:t>
              </w:r>
            </w:ins>
          </w:p>
        </w:tc>
        <w:tc>
          <w:tcPr>
            <w:tcW w:type="dxa" w:w="2253"/>
            <w:vAlign w:val="center"/>
          </w:tcPr>
          <w:p>
            <w:pPr>
              <w:spacing w:line="264" w:lineRule="auto" w:before="60" w:after="60"/>
            </w:pPr>
            <w:ins w:id="1224" w:author="Version comparison" w:date="2026-10-20T02:31:33Z">
              <w:r>
                <w:rPr>
                  <w:sz w:val="20"/>
                </w:rPr>
                <w:t>BROAD</w:t>
              </w:r>
            </w:ins>
          </w:p>
        </w:tc>
        <w:tc>
          <w:tcPr>
            <w:tcW w:type="dxa" w:w="2066"/>
            <w:vAlign w:val="center"/>
          </w:tcPr>
          <w:p>
            <w:pPr>
              <w:spacing w:line="264" w:lineRule="auto" w:before="60" w:after="60"/>
            </w:pPr>
            <w:ins w:id="1225" w:author="Version comparison" w:date="2026-10-20T02:31:33Z">
              <w:r>
                <w:rPr>
                  <w:sz w:val="20"/>
                </w:rPr>
                <w:t>+4.5441</w:t>
              </w:r>
            </w:ins>
          </w:p>
        </w:tc>
        <w:tc>
          <w:tcPr>
            <w:tcW w:type="dxa" w:w="2253"/>
            <w:vAlign w:val="center"/>
          </w:tcPr>
          <w:p>
            <w:pPr>
              <w:spacing w:line="264" w:lineRule="auto" w:before="60" w:after="60"/>
            </w:pPr>
            <w:ins w:id="1226" w:author="Version comparison" w:date="2026-10-20T02:31:33Z">
              <w:r>
                <w:rPr>
                  <w:sz w:val="20"/>
                </w:rPr>
                <w:t>+17.0686</w:t>
              </w:r>
            </w:ins>
          </w:p>
        </w:tc>
        <w:tc>
          <w:tcPr>
            <w:tcW w:type="dxa" w:w="1596"/>
            <w:vAlign w:val="center"/>
          </w:tcPr>
          <w:p>
            <w:pPr>
              <w:spacing w:line="264" w:lineRule="auto" w:before="60" w:after="60"/>
            </w:pPr>
            <w:ins w:id="1227" w:author="Version comparison" w:date="2026-10-20T02:31:33Z">
              <w:r>
                <w:rPr>
                  <w:sz w:val="20"/>
                </w:rPr>
                <w:t>20 / 20</w:t>
              </w:r>
            </w:ins>
          </w:p>
        </w:tc>
      </w:tr>
      <w:tr>
        <w:trPr>
          <w:cantSplit/>
        </w:trPr>
        <w:tc>
          <w:tcPr>
            <w:tcW w:type="dxa" w:w="1221"/>
            <w:vAlign w:val="center"/>
          </w:tcPr>
          <w:p>
            <w:pPr>
              <w:spacing w:line="264" w:lineRule="auto" w:before="60" w:after="60"/>
            </w:pPr>
            <w:ins w:id="1228" w:author="Version comparison" w:date="2026-10-20T02:31:33Z">
              <w:r>
                <w:rPr>
                  <w:sz w:val="20"/>
                </w:rPr>
                <w:t>S29−S9</w:t>
              </w:r>
            </w:ins>
          </w:p>
        </w:tc>
        <w:tc>
          <w:tcPr>
            <w:tcW w:type="dxa" w:w="2253"/>
            <w:vAlign w:val="center"/>
          </w:tcPr>
          <w:p>
            <w:pPr>
              <w:spacing w:line="264" w:lineRule="auto" w:before="60" w:after="60"/>
            </w:pPr>
            <w:ins w:id="1229" w:author="Version comparison" w:date="2026-10-20T02:31:33Z">
              <w:r>
                <w:rPr>
                  <w:sz w:val="20"/>
                </w:rPr>
                <w:t>MU_BETA_SHARED</w:t>
              </w:r>
            </w:ins>
          </w:p>
        </w:tc>
        <w:tc>
          <w:tcPr>
            <w:tcW w:type="dxa" w:w="2066"/>
            <w:vAlign w:val="center"/>
          </w:tcPr>
          <w:p>
            <w:pPr>
              <w:spacing w:line="264" w:lineRule="auto" w:before="60" w:after="60"/>
            </w:pPr>
            <w:ins w:id="1230" w:author="Version comparison" w:date="2026-10-20T02:31:33Z">
              <w:r>
                <w:rPr>
                  <w:sz w:val="20"/>
                </w:rPr>
                <w:t>+6.1471</w:t>
              </w:r>
            </w:ins>
          </w:p>
        </w:tc>
        <w:tc>
          <w:tcPr>
            <w:tcW w:type="dxa" w:w="2253"/>
            <w:vAlign w:val="center"/>
          </w:tcPr>
          <w:p>
            <w:pPr>
              <w:spacing w:line="264" w:lineRule="auto" w:before="60" w:after="60"/>
            </w:pPr>
            <w:ins w:id="1231" w:author="Version comparison" w:date="2026-10-20T02:31:33Z">
              <w:r>
                <w:rPr>
                  <w:sz w:val="20"/>
                </w:rPr>
                <w:t>+23.3627</w:t>
              </w:r>
            </w:ins>
          </w:p>
        </w:tc>
        <w:tc>
          <w:tcPr>
            <w:tcW w:type="dxa" w:w="1596"/>
            <w:vAlign w:val="center"/>
          </w:tcPr>
          <w:p>
            <w:pPr>
              <w:spacing w:line="264" w:lineRule="auto" w:before="60" w:after="60"/>
            </w:pPr>
            <w:ins w:id="1232" w:author="Version comparison" w:date="2026-10-20T02:31:33Z">
              <w:r>
                <w:rPr>
                  <w:sz w:val="20"/>
                </w:rPr>
                <w:t>20 / 20</w:t>
              </w:r>
            </w:ins>
          </w:p>
        </w:tc>
      </w:tr>
      <w:tr>
        <w:trPr>
          <w:cantSplit/>
        </w:trPr>
        <w:tc>
          <w:tcPr>
            <w:tcW w:type="dxa" w:w="1221"/>
            <w:vAlign w:val="center"/>
          </w:tcPr>
          <w:p>
            <w:pPr>
              <w:spacing w:line="264" w:lineRule="auto" w:before="60" w:after="60"/>
            </w:pPr>
            <w:ins w:id="1233" w:author="Version comparison" w:date="2026-10-20T02:31:33Z">
              <w:r>
                <w:rPr>
                  <w:sz w:val="20"/>
                </w:rPr>
                <w:t>S60−S9</w:t>
              </w:r>
            </w:ins>
          </w:p>
        </w:tc>
        <w:tc>
          <w:tcPr>
            <w:tcW w:type="dxa" w:w="2253"/>
            <w:vAlign w:val="center"/>
          </w:tcPr>
          <w:p>
            <w:pPr>
              <w:spacing w:line="264" w:lineRule="auto" w:before="60" w:after="60"/>
            </w:pPr>
            <w:ins w:id="1234" w:author="Version comparison" w:date="2026-10-20T02:31:33Z">
              <w:r>
                <w:rPr>
                  <w:sz w:val="20"/>
                </w:rPr>
                <w:t>MU_BETA_SHARED</w:t>
              </w:r>
            </w:ins>
          </w:p>
        </w:tc>
        <w:tc>
          <w:tcPr>
            <w:tcW w:type="dxa" w:w="2066"/>
            <w:vAlign w:val="center"/>
          </w:tcPr>
          <w:p>
            <w:pPr>
              <w:spacing w:line="264" w:lineRule="auto" w:before="60" w:after="60"/>
            </w:pPr>
            <w:ins w:id="1235" w:author="Version comparison" w:date="2026-10-20T02:31:33Z">
              <w:r>
                <w:rPr>
                  <w:sz w:val="20"/>
                </w:rPr>
                <w:t>+6.5049</w:t>
              </w:r>
            </w:ins>
          </w:p>
        </w:tc>
        <w:tc>
          <w:tcPr>
            <w:tcW w:type="dxa" w:w="2253"/>
            <w:vAlign w:val="center"/>
          </w:tcPr>
          <w:p>
            <w:pPr>
              <w:spacing w:line="264" w:lineRule="auto" w:before="60" w:after="60"/>
            </w:pPr>
            <w:ins w:id="1236" w:author="Version comparison" w:date="2026-10-20T02:31:33Z">
              <w:r>
                <w:rPr>
                  <w:sz w:val="20"/>
                </w:rPr>
                <w:t>+24.8725</w:t>
              </w:r>
            </w:ins>
          </w:p>
        </w:tc>
        <w:tc>
          <w:tcPr>
            <w:tcW w:type="dxa" w:w="1596"/>
            <w:vAlign w:val="center"/>
          </w:tcPr>
          <w:p>
            <w:pPr>
              <w:spacing w:line="264" w:lineRule="auto" w:before="60" w:after="60"/>
            </w:pPr>
            <w:ins w:id="1237" w:author="Version comparison" w:date="2026-10-20T02:31:33Z">
              <w:r>
                <w:rPr>
                  <w:sz w:val="20"/>
                </w:rPr>
                <w:t>20 / 20</w:t>
              </w:r>
            </w:ins>
          </w:p>
        </w:tc>
      </w:tr>
    </w:tbl>
    <w:p/>
    <w:p>
      <w:ins w:id="1238" w:author="Version comparison" w:date="2026-10-20T02:31:33Z">
        <w:r>
          <w:rPr/>
          <w:t>All 24 seed-specific expansion-by-pipeline-by-endpoint differences were positive across the three final seeds (Fig 7). These are descriptive summaries within the same 85-person external cohort.</w:t>
        </w:r>
      </w:ins>
    </w:p>
    <w:p>
      <w:ins w:id="1239" w:author="Version comparison" w:date="2026-10-20T02:31:33Z">
        <w:r>
          <w:rPr>
            <w:b/>
          </w:rPr>
          <w:t>Fig 7. Source-expansion gains at a common 20-epoch checkpoint.</w:t>
        </w:r>
      </w:ins>
      <w:ins w:id="1240" w:author="Version comparison" w:date="2026-10-20T02:31:33Z">
        <w:r>
          <w:rPr/>
          <w:t xml:space="preserve"> </w:t>
        </w:r>
      </w:ins>
      <w:ins w:id="1241" w:author="Version comparison" w:date="2026-10-20T02:31:33Z">
        <w:r>
          <w:rPr>
            <w:b/>
          </w:rPr>
          <w:t>A</w:t>
        </w:r>
      </w:ins>
      <w:ins w:id="1242" w:author="Version comparison" w:date="2026-10-20T02:31:33Z">
        <w:r>
          <w:rPr/>
          <w:t xml:space="preserve">, Balanced accuracy; </w:t>
        </w:r>
      </w:ins>
      <w:ins w:id="1243" w:author="Version comparison" w:date="2026-10-20T02:31:33Z">
        <w:r>
          <w:rPr>
            <w:b/>
          </w:rPr>
          <w:t>B</w:t>
        </w:r>
      </w:ins>
      <w:ins w:id="1244" w:author="Version comparison" w:date="2026-10-20T02:31:33Z">
        <w:r>
          <w:rPr/>
          <w:t xml:space="preserve">, weaker-class recall. Bars display all S29−S9 and S60−S9 mean changes in BROAD and shared-view pipelines at 20 epochs and 2,560 updates. The 24 points show three seed-specific cohort-mean differences for every expansion/pipeline/endpoint combination; all are positive. This duration-matched descriptive control uses the same 85 external participants. The complete 68-contrast inventory, including negative outcomes under other rules, is retained in </w:t>
        </w:r>
      </w:ins>
      <w:ins w:id="1245" w:author="Version comparison" w:date="2026-10-20T02:31:33Z">
        <w:r>
          <w:rPr>
            <w:rFonts w:ascii="DejaVu Sans Mono" w:hAnsi="DejaVu Sans Mono"/>
            <w:sz w:val="20"/>
          </w:rPr>
          <w:t>figure_​data/​Fig7_​complete_​source_​expansion_​inventory.csv</w:t>
        </w:r>
      </w:ins>
      <w:ins w:id="1246" w:author="Version comparison" w:date="2026-10-20T02:31:33Z">
        <w:r>
          <w:rPr/>
          <w:t xml:space="preserve">; seed data: </w:t>
        </w:r>
      </w:ins>
      <w:ins w:id="1247" w:author="Version comparison" w:date="2026-10-20T02:31:33Z">
        <w:r>
          <w:rPr>
            <w:rFonts w:ascii="DejaVu Sans Mono" w:hAnsi="DejaVu Sans Mono"/>
            <w:sz w:val="20"/>
          </w:rPr>
          <w:t>figure_data/Fig7_fixed20_seed_differences.csv</w:t>
        </w:r>
      </w:ins>
      <w:ins w:id="1248" w:author="Version comparison" w:date="2026-10-20T02:31:33Z">
        <w:r>
          <w:rPr/>
          <w:t>.</w:t>
        </w:r>
      </w:ins>
    </w:p>
    <w:p>
      <w:pPr>
        <w:pStyle w:val="Heading2"/>
      </w:pPr>
      <w:ins w:id="1249" w:author="Version comparison" w:date="2026-10-20T02:31:33Z">
        <w:r>
          <w:rPr/>
          <w:t>Independent numerical review and result traceability</w:t>
        </w:r>
      </w:ins>
    </w:p>
    <w:p>
      <w:ins w:id="1250" w:author="Version comparison" w:date="2026-10-20T02:31:33Z">
        <w:r>
          <w:rPr/>
          <w:t>The external saved-prediction audit passed 1,179 checks with zero failures, reproducing participant metrics, paired effects, confidence intervals, p values and Holm adjustment. It checked participant/trial/label identities against saved input audits and verified identical predictions for checkpoint aliases. A separate integrity/source-selection audit checked nine off-Pod checkpoint archives, payload hashes, 108 trajectory contracts, 23,520 validation rows, 1,680 aggregate scores and all 48 selection choices. The largest discrepancy in reconstructed aggregate scores was 7.1054×10⁻¹⁵.</w:t>
        </w:r>
      </w:ins>
    </w:p>
    <w:p>
      <w:ins w:id="1251" w:author="Version comparison" w:date="2026-10-20T02:31:33Z">
        <w:r>
          <w:rPr/>
          <w:t>The archived checks link input identities, source selections and prediction statistics. Complete numerical sources accompany the tables and figures, with verification scope described in S1 Appendix.</w:t>
        </w:r>
      </w:ins>
    </w:p>
    <w:p>
      <w:ins w:id="1252" w:author="Version comparison" w:date="2026-10-20T02:31:33Z">
        <w:r>
          <w:rPr/>
          <w:t>Across the complete selection-rule inventory, seven of eight rules gave positive mean changes for each neural pipeline, expansion and endpoint. Tail cross-entropy supplied the eight adverse neural endpoint contrasts; full results remain in S1 Data.</w:t>
        </w:r>
      </w:ins>
    </w:p>
    <w:p>
      <w:pPr>
        <w:pStyle w:val="Heading1"/>
      </w:pPr>
      <w:ins w:id="1253" w:author="Version comparison" w:date="2026-10-20T02:31:33Z">
        <w:r>
          <w:rPr/>
          <w:t>Discussion</w:t>
        </w:r>
      </w:ins>
    </w:p>
    <w:p>
      <w:pPr>
        <w:pStyle w:val="Heading2"/>
      </w:pPr>
      <w:ins w:id="1254" w:author="Version comparison" w:date="2026-10-20T02:31:33Z">
        <w:r>
          <w:rPr/>
          <w:t>Source-cohort expansion as an effective decoder-design choice</w:t>
        </w:r>
      </w:ins>
    </w:p>
    <w:p>
      <w:ins w:id="1255" w:author="Version comparison" w:date="2026-10-20T02:31:33Z">
        <w:r>
          <w:rPr/>
          <w:t>The principal result is a 21.17-point increase in external weaker-class recall alongside a 5.85-point increase in balanced accuracy. This combination improves recognition of the less-recognized command while increasing overall discrimination. The added participant-level analysis sharpens that result: 66 of 85 people improved on both endpoints simultaneously, and 72 improved on weaker-class recall. Thus, the two positive cohort averages also represent concurrent gains for most evaluated participants. The practical contribution is a reproducible source-design change that can be assessed alongside representation learning and model selection.</w:t>
        </w:r>
      </w:ins>
    </w:p>
    <w:p>
      <w:ins w:id="1256" w:author="Version comparison" w:date="2026-10-20T02:31:33Z">
        <w:r>
          <w:rPr/>
          <w:t>Full neural trajectories received 5,120 updates at every source level. Adding Yang changed the dataset sampling mass from BNCI-only to equal BNCI/Yang weighting. The common epoch-20 comparisons provide the key duration control: source expansion improved both endpoints at the same 2,560 selected updates within each pipeline. The benefit therefore remained present when selected duration was held fixed, strengthening the source-configuration interpretation. This distinction is important because the primary source-only rule selected different durations across source pools.</w:t>
        </w:r>
      </w:ins>
    </w:p>
    <w:p>
      <w:pPr>
        <w:pStyle w:val="Heading2"/>
      </w:pPr>
      <w:ins w:id="1257" w:author="Version comparison" w:date="2026-10-20T02:31:33Z">
        <w:r>
          <w:rPr/>
          <w:t>Consistency across source configurations and decoding approaches</w:t>
        </w:r>
      </w:ins>
    </w:p>
    <w:p>
      <w:ins w:id="1258" w:author="Version comparison" w:date="2026-10-20T02:31:33Z">
        <w:r>
          <w:rPr/>
          <w:t>The fixed intermediate source pool reached 49.03% weaker-class recall, with a supplementary S29−S9 estimate of +21.72 points. This identifies a concrete mixed-source configuration in which substantial improvement was already present. The source roster, eligible-trial inventory and selected checkpoint are supplied, enabling direct reproduction and later tests of alternative source subsets.</w:t>
        </w:r>
      </w:ins>
    </w:p>
    <w:p>
      <w:ins w:id="1259" w:author="Version comparison" w:date="2026-10-20T02:31:33Z">
        <w:r>
          <w:rPr/>
          <w:t>The conventional CSP–LDA decoder also gained 13.82 points in weaker-class recall and 5.25 points in balanced accuracy from S9 to S60. Source-expansion benefits therefore occurred in both the compact neural and spatial-filtering approaches evaluated here. Large-scale MOABB benchmarking similarly highlights training-data availability and the importance of strong conventional comparators [21]. At a common neural checkpoint duration, all three fitted seeds showed positive cohort-mean changes in both pipelines and both endpoints. These complementary comparisons support the source-design result across several evaluated configurations on the same external cohort.</w:t>
        </w:r>
      </w:ins>
    </w:p>
    <w:p>
      <w:pPr>
        <w:pStyle w:val="Heading2"/>
      </w:pPr>
      <w:ins w:id="1260" w:author="Version comparison" w:date="2026-10-20T02:31:33Z">
        <w:r>
          <w:rPr/>
          <w:t>Class rebalancing explains the coverage gain</w:t>
        </w:r>
      </w:ins>
    </w:p>
    <w:p>
      <w:ins w:id="1261" w:author="Version comparison" w:date="2026-10-20T02:31:33Z">
        <w:r>
          <w:rPr/>
          <w:t>The identity B=W+|rL−rR|/2 relates average discrimination to weaker-class coverage and recall asymmetry. In the primary comparison, the mean absolute recall gap decreased by 30.63 points, or 49.39%; it narrowed in 72 of 85 participants. This explains why the numerical increase in weaker-class recall was much larger than the increase in balanced accuracy. The decoder's operating profile became more balanced, with more recognition capacity directed toward the previously under-recognized command. Reporting both endpoints and their paired participant changes makes this behavior visible.</w:t>
        </w:r>
      </w:ins>
    </w:p>
    <w:p>
      <w:ins w:id="1262" w:author="Version comparison" w:date="2026-10-20T02:31:33Z">
        <w:r>
          <w:rPr/>
          <w:t>The contribution complements domain-generalization representation learning [3–5] through explicit source-design and checkpoint-selection accounting. The common 18-channel processing contract and trial-wise normalization provide a reproducible numerical basis across cohorts, while held-out source curves, frozen choices and saved external predictions connect the design to its measured effects. This evaluation pattern supports comparison of future source populations without making architecture ranking the central claim.</w:t>
        </w:r>
      </w:ins>
    </w:p>
    <w:p>
      <w:pPr>
        <w:pStyle w:val="Heading2"/>
      </w:pPr>
      <w:ins w:id="1263" w:author="Version comparison" w:date="2026-10-20T02:31:33Z">
        <w:r>
          <w:rPr/>
          <w:t>Scope and next validation</w:t>
        </w:r>
      </w:ins>
    </w:p>
    <w:p>
      <w:ins w:id="1264" w:author="Version comparison" w:date="2026-10-20T02:31:33Z">
        <w:r>
          <w:rPr/>
          <w:t>The evidence concerns complete source configurations in one exploratory external cohort, one fixed intermediate subset and three fitted seeds. Expansion changes cohort composition, trial availability and sampling frequency together; matched-duration controls address duration, not these other components. Rebalancing included increased right-hand recall and decreased left-hand recall, and ten participants had lower weaker-class recall. The prespecified selector and S60−S29 contrasts remain uncertain, while tail-cross-entropy selection produced adverse expansion effects; all are retained in Table 2 and the complete supporting tables. Accordingly, the study establishes the observed source-configuration benefit rather than universal selector superiority, monotonic sample-size gains or uniformly improved hand-specific recall. Yang timing/unit conventions and feedback-containing task windows define the signal scope. Independent acquisition cohorts and prospectively varied source subsets are the next validation steps.</w:t>
        </w:r>
      </w:ins>
    </w:p>
    <w:p>
      <w:pPr>
        <w:pStyle w:val="Heading1"/>
      </w:pPr>
      <w:ins w:id="1265" w:author="Version comparison" w:date="2026-10-20T02:31:33Z">
        <w:r>
          <w:rPr/>
          <w:t>Conclusions</w:t>
        </w:r>
      </w:ins>
    </w:p>
    <w:p>
      <w:ins w:id="1266" w:author="Version comparison" w:date="2026-10-20T02:31:33Z">
        <w:r>
          <w:rPr/>
          <w:t>Source-cohort expansion increased weaker-class recall by 21.17 percentage points and balanced accuracy by 5.85 points in the primary 85-person external comparison. Sixty-six participants improved on both endpoints, and the mean class-recall gap nearly halved. Benefits were also present at equal-duration checkpoints, in the fixed intermediate source pool and in the conventional decoder. These results establish a concrete source-design strategy for improving weaker-command recognition in the evaluated cross-dataset setting, supported by controlled update budgets, complementary decoding approaches and an auditable participant-level record.</w:t>
        </w:r>
      </w:ins>
    </w:p>
    <w:p>
      <w:pPr>
        <w:pStyle w:val="Heading1"/>
      </w:pPr>
      <w:r>
        <w:rPr/>
        <w:t>Data and code availability</w:t>
      </w:r>
    </w:p>
    <w:p>
      <w:pPr>
        <w:rPr>
          <w:del w:id="1529" w:author="Version comparison" w:date="2026-10-20T02:31:33Z"/>
        </w:rPr>
      </w:pPr>
      <w:del w:id="1530" w:author="Version comparison" w:date="2026-10-20T02:31:33Z">
        <w:r>
          <w:delText xml:space="preserve">Public BNCI2014_001, PhysioNet, Cho2017 and Lee2019 recordings are available from the original providers [1,2,5,6,7,8,9,10], subject to their licenses and terms of use. PhysioNet platform publications are cited separately [27,28]. Analysis code, saved predictions, participant-level summaries, parameter specifications and numerical validation reports are available at https://github.com/jackzhu119/cross-subject-mi-eeg. The supplementary reproducibility documentation identifies the exact source and result revisions. Raw EEG is not redistributed in the manuscript bundle.</w:delText>
        </w:r>
      </w:del>
    </w:p>
    <w:p>
      <w:pPr>
        <w:rPr>
          <w:del w:id="1527" w:author="Version comparison" w:date="2026-10-20T02:31:33Z"/>
        </w:rPr>
      </w:pPr>
      <w:del w:id="1528" w:author="Version comparison" w:date="2026-10-20T02:31:33Z">
        <w:r>
          <w:delText xml:space="preserve">The current submission materials and licensing notices are available at https://github.com/jackzhu119/cross-subject-mi-eeg/tree/plos-one-submission-v1.1. Author-owned original software is licensed under MIT; author-owned original manuscript material and derived outputs are licensed under CC BY 4.0. Third-party recordings, software, fonts and other incorporated materials retain their original terms. These permissions do not alter frozen scientific results or grant third-party rights.</w:delText>
        </w:r>
      </w:del>
    </w:p>
    <w:p>
      <w:pPr>
        <w:rPr>
          <w:del w:id="1525" w:author="Version comparison" w:date="2026-10-20T02:31:33Z"/>
        </w:rPr>
      </w:pPr>
      <w:del w:id="1526" w:author="Version comparison" w:date="2026-10-20T02:31:33Z">
        <w:r>
          <w:delText xml:space="preserve">AI assistance and verification</w:delText>
        </w:r>
      </w:del>
    </w:p>
    <w:p>
      <w:pPr>
        <w:rPr>
          <w:del w:id="1523" w:author="Version comparison" w:date="2026-10-20T02:31:33Z"/>
        </w:rPr>
      </w:pPr>
      <w:del w:id="1524" w:author="Version comparison" w:date="2026-10-20T02:31:33Z">
        <w:r>
          <w:delText xml:space="preserve">ChatGPT (GPT-6, as reported by the author) assisted information retrieval, grammar revision, and preparation of instructions for publishing research materials to GitHub. OpenAI Codex assisted source and literature checks, analysis-code and verification-code development, saved-result consistency checks, figure preparation, and manuscript drafting and language revision. The author personally reviewed and revised the final manuscript and takes responsibility for its scientific content.</w:delText>
        </w:r>
      </w:del>
    </w:p>
    <w:p>
      <w:pPr>
        <w:rPr>
          <w:del w:id="1521" w:author="Version comparison" w:date="2026-10-20T02:31:33Z"/>
        </w:rPr>
      </w:pPr>
      <w:del w:id="1522" w:author="Version comparison" w:date="2026-10-20T02:31:33Z">
        <w:r>
          <w:delText xml:space="preserve">The underlying Codex model version is not reliably documented in the project records. Saved-result checks compared reported numbers with frozen outputs and archived independent validation reports; these checks did not rerun models or physiology experiments during manuscript preparation. The author reports personal review and revision of the scientific content. No AI tool is an author.</w:delText>
        </w:r>
      </w:del>
    </w:p>
    <w:p>
      <w:pPr>
        <w:rPr>
          <w:del w:id="1519" w:author="Version comparison" w:date="2026-10-20T02:31:33Z"/>
        </w:rPr>
      </w:pPr>
      <w:del w:id="1520" w:author="Version comparison" w:date="2026-10-20T02:31:33Z">
        <w:r>
          <w:delText xml:space="preserve">Results</w:delText>
        </w:r>
      </w:del>
    </w:p>
    <w:p>
      <w:pPr>
        <w:rPr>
          <w:del w:id="1517" w:author="Version comparison" w:date="2026-10-20T02:31:33Z"/>
        </w:rPr>
      </w:pPr>
      <w:del w:id="1518" w:author="Version comparison" w:date="2026-10-20T02:31:33Z">
        <w:r>
          <w:delText xml:space="preserve">Traditional baselines and heterogeneous duration selection</w:delText>
        </w:r>
      </w:del>
    </w:p>
    <w:p>
      <w:pPr>
        <w:rPr>
          <w:del w:id="1515" w:author="Version comparison" w:date="2026-10-20T02:31:33Z"/>
        </w:rPr>
      </w:pPr>
      <w:del w:id="1516" w:author="Version comparison" w:date="2026-10-20T02:31:33Z">
        <w:r>
          <w:delText xml:space="preserve">The all-trial four-class broad CSP8 + LDA baseline achieved 39.04% balanced accuracy; broad CSP + SVM and the full filter-bank LDA comparator achieved 37.50% and 38.12%. EEGNet with duration selected by raw mean loss achieved 33.72%, below the broad CSP baseline. These descriptive comparisons do not establish superiority of a model class. The mean-loss schedule selected only one or two epochs for S2, S3, and S8, while source-validation optima varied substantially across folds.</w:delText>
        </w:r>
      </w:del>
    </w:p>
    <w:p>
      <w:pPr>
        <w:rPr>
          <w:del w:id="1513" w:author="Version comparison" w:date="2026-10-20T02:31:33Z"/>
        </w:rPr>
      </w:pPr>
      <w:del w:id="1514" w:author="Version comparison" w:date="2026-10-20T02:31:33Z">
        <w:r>
          <w:delText xml:space="preserve">Source-only per-channel normalization increased mean balanced accuracy to 37.93%, a +4.21 pp difference. The archived paired 95% interval spans −1.12 to +13.49 pp, whereas the median change was only +0.23 pp. Effects varied across participants, including negative transfer in S8, so the average gain does not establish a general normalization benefit. Selected durations also changed for S3 (2 to 16 epochs) and S5 (13 to 12); the population contrast therefore combines normalization and duration changes.</w:delText>
        </w:r>
      </w:del>
    </w:p>
    <w:p>
      <w:pPr>
        <w:rPr>
          <w:del w:id="1511" w:author="Version comparison" w:date="2026-10-20T02:31:33Z"/>
        </w:rPr>
      </w:pPr>
      <w:del w:id="1512" w:author="Version comparison" w:date="2026-10-20T02:31:33Z">
        <w:r>
          <w:delText xml:space="preserve">The S3 diagnostic separates normalization from training duration. With two epochs, raw input gave 26.10% balanced accuracy and source-normalized input gave 25.69%. With 16 epochs, raw and normalized inputs gave 67.71% and 65.86%. The short-run raw condition assigned approximately 94% of predictions to one class. Extending training reproduced the recovery for this participant, but this four-cell diagnostic does not establish that duration explains all cross-person failures.</w:delText>
        </w:r>
      </w:del>
    </w:p>
    <w:p>
      <w:pPr>
        <w:rPr>
          <w:del w:id="1509" w:author="Version comparison" w:date="2026-10-20T02:31:33Z"/>
        </w:rPr>
      </w:pPr>
      <w:del w:id="1510" w:author="Version comparison" w:date="2026-10-20T02:31:33Z">
        <w:r>
          <w:delText xml:space="preserve">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The average gain therefore reflects a concentrated benefit; prior development on the same dataset and disagreement among small-sample statistics limit its generalizability.</w:delText>
        </w:r>
      </w:del>
    </w:p>
    <w:p>
      <w:pPr>
        <w:rPr>
          <w:del w:id="1507" w:author="Version comparison" w:date="2026-10-20T02:31:33Z"/>
        </w:rPr>
      </w:pPr>
      <w:del w:id="1508" w:author="Version comparison" w:date="2026-10-20T02:31:33Z">
        <w:r>
          <w:delText xml:space="preserve">The corresponding saved summary is presented in Table 4.</w:delText>
        </w:r>
      </w:del>
    </w:p>
    <w:p>
      <w:pPr>
        <w:rPr>
          <w:del w:id="1505" w:author="Version comparison" w:date="2026-10-20T02:31:33Z"/>
        </w:rPr>
      </w:pPr>
      <w:del w:id="1506" w:author="Version comparison" w:date="2026-10-20T02:31:33Z">
        <w:r>
          <w:delText xml:space="preserve">Table 4. Selected completed four-class conditions; all nine participants.</w:delText>
        </w:r>
      </w:del>
    </w:p>
    <w:p>
      <w:pPr>
        <w:rPr>
          <w:del w:id="1503" w:author="Version comparison" w:date="2026-10-20T02:31:33Z"/>
        </w:rPr>
      </w:pPr>
      <w:del w:id="1504" w:author="Version comparison" w:date="2026-10-20T02:31:33Z">
        <w:r>
          <w:delText xml:space="preserve">Condition | Bands (Hz) | Mean BA (%) | Interpretation
Broad CSP8 + LDA | 4–40 | 39.04 | Single source fit/fold
Filter-bank CSP + LDA | 4–40 bank | 38.12 | Fixed filter-bank control
EEGNet, mean loss | 4–40 | 33.72 | Source-selected duration
EEGNet, source norm | 4–40 | 37.93 | Source-only fitted scale
EEGNet, mean rank | 4–40 | 42.67 | Reused source curves
Shared mu/beta | 8–13 / 13–30 | 42.19 | Representation-specific rank
Broad, fixed 20 | 4–40 | 43.99 | Later runtime
Broad, matched CE schedule | 4–40 | 33.92 | Same runtime as fixed 20</w:delText>
        </w:r>
      </w:del>
    </w:p>
    <w:p>
      <w:pPr>
        <w:rPr>
          <w:del w:id="1501" w:author="Version comparison" w:date="2026-10-20T02:31:33Z"/>
        </w:rPr>
      </w:pPr>
      <w:del w:id="1502" w:author="Version comparison" w:date="2026-10-20T02:31:33Z">
        <w:r>
          <w:delText xml:space="preserve">The primary population includes all trials. Neural scores are averaged over three fixed seeds within person before population summaries. Rows span different experimental batches, so runtime variation is controlled only in explicitly matched comparisons. The table summarizes declared controls rather than a target-selected ranking; full representation and robustness inventories are in the supplement.</w:delText>
        </w:r>
      </w:del>
    </w:p>
    <w:p>
      <w:pPr>
        <w:rPr>
          <w:del w:id="1499" w:author="Version comparison" w:date="2026-10-20T02:31:33Z"/>
        </w:rPr>
      </w:pPr>
      <w:del w:id="1500" w:author="Version comparison" w:date="2026-10-20T02:31:33Z">
        <w:r>
          <w:delText xml:space="preserve">The corresponding saved summary is presented in Fig 2.</w:delText>
        </w:r>
      </w:del>
    </w:p>
    <w:p>
      <w:pPr>
        <w:rPr>
          <w:del w:id="1497" w:author="Version comparison" w:date="2026-10-20T02:31:33Z"/>
        </w:rPr>
      </w:pPr>
      <w:del w:id="1498" w:author="Version comparison" w:date="2026-10-20T02:31:33Z">
        <w:r>
          <w:delText xml:space="preserve">Fig 2. Training-duration selection and participant-level internal results. A: archived source-selected epochs. B: each participant’s all-trial balanced accuracy averaged over three fixed seeds; the dotted line marks four-class chance (25%). C: the S3 four-cell diagnostic, comparing raw and source-normalized input at two fixed durations. Error bars show standard deviations across three seeds, not uncertainty across people. This diagnostic concerns one person.</w:delText>
        </w:r>
      </w:del>
    </w:p>
    <w:p>
      <w:pPr>
        <w:rPr>
          <w:del w:id="1495" w:author="Version comparison" w:date="2026-10-20T02:31:33Z"/>
        </w:rPr>
      </w:pPr>
      <w:del w:id="1496" w:author="Version comparison" w:date="2026-10-20T02:31:33Z">
        <w:r>
          <w:delText xml:space="preserve">Matched-runtime duration and source-composition controls</w:delText>
        </w:r>
      </w:del>
    </w:p>
    <w:p>
      <w:pPr>
        <w:rPr>
          <w:del w:id="1493" w:author="Version comparison" w:date="2026-10-20T02:31:33Z"/>
        </w:rPr>
      </w:pPr>
      <w:del w:id="1494" w:author="Version comparison" w:date="2026-10-20T02:31:33Z">
        <w:r>
          <w:delText xml:space="preserve">In the additive matched-runtime experiment, the historical mean-loss duration schedule gave 33.92% balanced accuracy, compared with 43.99% for fixed 20 epochs. The fixed-minus-historical-schedule mean was +10.06 pp, with a bootstrap 95% interval of [+0.68,+21.53] pp and exact sign-flip p = 0.125. Four of nine people improved and five worsened; the median difference was −0.174 pp. The positive mean thus reflects large recoveries rather than a typical-person benefit. The average schedule difference persisted under matched runtime, but it does not establish 20 epochs as universally preferable: historical epoch counts were reused rather than newly selected under that runtime.</w:delText>
        </w:r>
      </w:del>
    </w:p>
    <w:p>
      <w:pPr>
        <w:rPr>
          <w:del w:id="1491" w:author="Version comparison" w:date="2026-10-20T02:31:33Z"/>
        </w:rPr>
      </w:pPr>
      <w:del w:id="1492" w:author="Version comparison" w:date="2026-10-20T02:31:33Z">
        <w:r>
          <w:delText xml:space="preserve">Mean balanced accuracy increased descriptively with source count. Broad fixed-duration models gave 32.96%, 38.89%, 43.16%, and 43.99% at k = 2, 4, 6, and 8; shared models gave 34.74%, 38.89%, 42.48%, and 43.98%. Performance varied substantially with source identity at each count. The two-source broad-minus-eight-source difference was −11.03 pp, but its Holm-adjusted exploratory p was 0.164. No source-count/selection/session family showed a corrected significant result. Contrasts between the two sessions were small and heterogeneous. These trajectories are consistent with sensitivity to source training information, but do not separate source diversity from sample count or optimizer-update budget.</w:delText>
        </w:r>
      </w:del>
    </w:p>
    <w:p>
      <w:pPr>
        <w:rPr>
          <w:del w:id="1489" w:author="Version comparison" w:date="2026-10-20T02:31:33Z"/>
        </w:rPr>
      </w:pPr>
      <w:del w:id="1490" w:author="Version comparison" w:date="2026-10-20T02:31:33Z">
        <w:r>
          <w:delText xml:space="preserve">The corresponding saved summary is presented in Fig 3.</w:delText>
        </w:r>
      </w:del>
    </w:p>
    <w:p>
      <w:pPr>
        <w:rPr>
          <w:del w:id="1487" w:author="Version comparison" w:date="2026-10-20T02:31:33Z"/>
        </w:rPr>
      </w:pPr>
      <w:del w:id="1488" w:author="Version comparison" w:date="2026-10-20T02:31:33Z">
        <w:r>
          <w:delText xml:space="preserve">Fig 3. Source composition and matched-runtime controls. A: thick lines show equal-person means; thin lines show individual target-person trajectories averaged over the four predefined identity subsets and three seeds at k = 2, 4, 6. Every source count uses 20 epochs; k = 8 reuses the fixed-20 anchor. B: all nine fixed-20-minus-historical-CE-schedule effects in the matched runtime. The interval reverses the sign of the archived matched contrast. Source count also changes data volume and optimizer updates, so these exploratory sensitivities do not isolate source count alone.</w:delText>
        </w:r>
      </w:del>
    </w:p>
    <w:p>
      <w:pPr>
        <w:rPr>
          <w:del w:id="1485" w:author="Version comparison" w:date="2026-10-20T02:31:33Z"/>
        </w:rPr>
      </w:pPr>
      <w:del w:id="1486" w:author="Version comparison" w:date="2026-10-20T02:31:33Z">
        <w:r>
          <w:delText xml:space="preserve">Spectral, spatial, and architectural interventions</w:delText>
        </w:r>
      </w:del>
    </w:p>
    <w:p>
      <w:pPr>
        <w:rPr>
          <w:del w:id="1483" w:author="Version comparison" w:date="2026-10-20T02:31:33Z"/>
        </w:rPr>
      </w:pPr>
      <w:del w:id="1484" w:author="Version comparison" w:date="2026-10-20T02:31:33Z">
        <w:r>
          <w:delText xml:space="preserve">The internal shared mu/beta condition achieved 42.19% balanced accuracy, compared with 42.67% for the broad mean-rank baseline, a −0.48 pp mean difference. The archived Q10-V001 exploratory paired interval is [−3.21,+1.41] pp (20,000 draws, seed 20260924), with exact sign-flip p = 0.914. This comparison did not demonstrate a spectral-sharing gain. The restricted broad band and individual bands provide descriptive frequency controls, while fixed-duration representation controls retain their declared schedules.</w:delText>
        </w:r>
      </w:del>
    </w:p>
    <w:p>
      <w:pPr>
        <w:rPr>
          <w:del w:id="1481" w:author="Version comparison" w:date="2026-10-20T02:31:33Z"/>
        </w:rPr>
      </w:pPr>
      <w:del w:id="1482" w:author="Version comparison" w:date="2026-10-20T02:31:33Z">
        <w:r>
          <w:delText xml:space="preserve">The source-only CSP8 and PCA8 neural projections achieved 41.48% and 42.06% balanced accuracy. Architectural controls achieved 42.99% for independent two-band networks, 42.19% for the broadband capacity comparator, 42.66% for early stacking, and 39.80% for four-band sharing. These alternatives provide no evidence of a general shared-band advantage. Differences in preprocessing, projected width, BatchNorm behaviour, and compute also preclude attributing the contrasts to a single physiological factor. Full model means and participant-level results accompany the manuscript.</w:delText>
        </w:r>
      </w:del>
    </w:p>
    <w:p>
      <w:pPr>
        <w:rPr>
          <w:del w:id="1479" w:author="Version comparison" w:date="2026-10-20T02:31:33Z"/>
        </w:rPr>
      </w:pPr>
      <w:del w:id="1480" w:author="Version comparison" w:date="2026-10-20T02:31:33Z">
        <w:r>
          <w:delText xml:space="preserve">Source-only robustness has no corrected established gain</w:delText>
        </w:r>
      </w:del>
    </w:p>
    <w:p>
      <w:pPr>
        <w:rPr>
          <w:del w:id="1477" w:author="Version comparison" w:date="2026-10-20T02:31:33Z"/>
        </w:rPr>
      </w:pPr>
      <w:del w:id="1478" w:author="Version comparison" w:date="2026-10-20T02:31:33Z">
        <w:r>
          <w:delText xml:space="preserve">Source-pooled whitening, source-balanced ERM, and gain perturbation had positive point estimates relative to the historical broad rank baseline, whereas dropout conditions were lower. No intervention established an improvement after correction. The matched GroupDRO-minus-balanced-ERM difference was −6.45 pp (unadjusted bootstrap interval [−11.47,−1.79] pp; exact sign-flip p = 0.046875, Holm-adjusted p = 0.140625). This adverse estimate warrants follow-up but does not establish that distributionally robust optimization generally harms EEG decoding. The whitening and gain perturbation intervals include zero, and comparison with a historical model from a different runtime further limits attribution.</w:delText>
        </w:r>
      </w:del>
    </w:p>
    <w:p>
      <w:pPr>
        <w:rPr>
          <w:del w:id="1475" w:author="Version comparison" w:date="2026-10-20T02:31:33Z"/>
        </w:rPr>
      </w:pPr>
      <w:del w:id="1476" w:author="Version comparison" w:date="2026-10-20T02:31:33Z">
        <w:r>
          <w:delText xml:space="preserve">The corresponding saved summary is presented in Table 5.</w:delText>
        </w:r>
      </w:del>
    </w:p>
    <w:p>
      <w:pPr>
        <w:rPr>
          <w:del w:id="1473" w:author="Version comparison" w:date="2026-10-20T02:31:33Z"/>
        </w:rPr>
      </w:pPr>
      <w:del w:id="1474" w:author="Version comparison" w:date="2026-10-20T02:31:33Z">
        <w:r>
          <w:delText xml:space="preserve">Table 5. Exploratory source-only robustness (nine participants).</w:delText>
        </w:r>
      </w:del>
    </w:p>
    <w:p>
      <w:pPr>
        <w:rPr>
          <w:del w:id="1471" w:author="Version comparison" w:date="2026-10-20T02:31:33Z"/>
        </w:rPr>
      </w:pPr>
      <w:del w:id="1472" w:author="Version comparison" w:date="2026-10-20T02:31:33Z">
        <w:r>
          <w:delText xml:space="preserve">Condition | BA (%) | Control | Δ (pp) | 95% CI (pp) | Holm p
Whitening | 44.34 | Q8 historical | +1.67 | [−0.39, +3.67] | 0.3594
Balanced ERM | 43.18 | Q8 historical | +0.51 | [−0.71, +1.77] | 0.4766
GroupDRO | 36.73 | Balanced ERM | −6.45 | [−11.47, −1.79] | 0.1406
Channel dropout | 41.00 | Q8 historical | −1.67 | [−4.51, +0.64] | 0.7617
Gain perturbation | 43.42 | Q8 historical | +0.75 | [−0.34, +1.86] | 0.7617
Dropout + gain | 40.92 | Q8 historical | −1.75 | [−5.05, +0.91] | 0.7617</w:delText>
        </w:r>
      </w:del>
    </w:p>
    <w:p>
      <w:pPr>
        <w:rPr>
          <w:del w:id="1469" w:author="Version comparison" w:date="2026-10-20T02:31:33Z"/>
        </w:rPr>
      </w:pPr>
      <w:del w:id="1470" w:author="Version comparison" w:date="2026-10-20T02:31:33Z">
        <w:r>
          <w:delText xml:space="preserve">Intervals are the archived, unadjusted person-bootstrap intervals; p-values use the declared within-family Holm correction. Every comparison with Q8 crosses runtimes. GroupDRO versus balanced ERM matches batching within the same runtime. Neither intervals nor p-values are used to select a model on target outcomes.</w:delText>
        </w:r>
      </w:del>
    </w:p>
    <w:p>
      <w:pPr>
        <w:rPr>
          <w:del w:id="1467" w:author="Version comparison" w:date="2026-10-20T02:31:33Z"/>
        </w:rPr>
      </w:pPr>
      <w:del w:id="1468" w:author="Version comparison" w:date="2026-10-20T02:31:33Z">
        <w:r>
          <w:delText xml:space="preserve">Earlier PhysioNet transfer: a small, uncertain primary effect</w:delText>
        </w:r>
      </w:del>
    </w:p>
    <w:p>
      <w:pPr>
        <w:rPr>
          <w:del w:id="1465" w:author="Version comparison" w:date="2026-10-20T02:31:33Z"/>
        </w:rPr>
      </w:pPr>
      <w:del w:id="1466" w:author="Version comparison" w:date="2026-10-20T02:31:33Z">
        <w:r>
          <w:delText xml:space="preserve">In binary BNCI development, broad, shared, and CSP models achieved 68.21%, 67.35%, and 61.54% balanced accuracy. These development outcomes cannot be pooled with the four-class analyses. The separately frozen all-nine-source models then generated predictions for all 109 external subjects. Final validation confirmed 4,918 trial identities and 34,426 saved prediction rows. No model was fitted to target data.</w:delText>
        </w:r>
      </w:del>
    </w:p>
    <w:p>
      <w:pPr>
        <w:rPr>
          <w:del w:id="1463" w:author="Version comparison" w:date="2026-10-20T02:31:33Z"/>
        </w:rPr>
      </w:pPr>
      <w:del w:id="1464" w:author="Version comparison" w:date="2026-10-20T02:31:33Z">
        <w:r>
          <w:delText xml:space="preserve">External equal-person balanced accuracy was 61.81% for broad EEGNet, 62.39% for shared mu/beta, and 54.46% for CSP4 + LDA. The predeclared shared-minus-broad primary difference was +0.573 pp, with a 95% bootstrap interval of [-0.097,+1.242] pp. Sixty-three people favoured shared, 43 favoured broad, and three tied; the exact tie-excluding sign-test p was 0.06446. The interval includes zero, and the sign test does not establish external superiority.</w:delText>
        </w:r>
      </w:del>
    </w:p>
    <w:p>
      <w:pPr>
        <w:rPr>
          <w:del w:id="1461" w:author="Version comparison" w:date="2026-10-20T02:31:33Z"/>
        </w:rPr>
      </w:pPr>
      <w:del w:id="1462" w:author="Version comparison" w:date="2026-10-20T02:31:33Z">
        <w:r>
          <w:delText xml:space="preserve">Individual performance varied widely. The shared model ranged from 39.33% to 97.07% balanced accuracy, with a median of 58.73%. Differences averaged across three seeds also varied in direction across people. The three resampled subjects had mean shared-minus-broad Δ = +0.514 pp, compared with +0.575 pp for the 106 native-160-Hz subjects. The three-person subgroup comparison is descriptive and has no powered subgroup test. The result incorporates the sampling-rate and validation-portability amendments and therefore does not represent an unmodified execution of the original external protocol.</w:delText>
        </w:r>
      </w:del>
    </w:p>
    <w:p>
      <w:pPr>
        <w:rPr>
          <w:del w:id="1459" w:author="Version comparison" w:date="2026-10-20T02:31:33Z"/>
        </w:rPr>
      </w:pPr>
      <w:del w:id="1460" w:author="Version comparison" w:date="2026-10-20T02:31:33Z">
        <w:r>
          <w:delText xml:space="preserve">The corresponding saved summary is presented in Fig 4.</w:delText>
        </w:r>
      </w:del>
    </w:p>
    <w:p>
      <w:pPr>
        <w:rPr>
          <w:del w:id="1457" w:author="Version comparison" w:date="2026-10-20T02:31:33Z"/>
        </w:rPr>
      </w:pPr>
      <w:del w:id="1458" w:author="Version comparison" w:date="2026-10-20T02:31:33Z">
        <w:r>
          <w:delText xml:space="preserve">Fig 4. Separate-cohort binary transfer. A: empirical cumulative distributions of three-seed person-mean balanced accuracy, with one CSP score per person; the dotted vertical line marks binary chance (50%). B: all 109 paired primary effects, with zero and the mean indicated. The interval and p-value are the frozen person-bootstrap and tie-excluding sign-test outputs. Three participants were deterministically resampled under the disclosed metadata amendment.</w:delText>
        </w:r>
      </w:del>
    </w:p>
    <w:p>
      <w:pPr>
        <w:rPr>
          <w:del w:id="1455" w:author="Version comparison" w:date="2026-10-20T02:31:33Z"/>
        </w:rPr>
      </w:pPr>
      <w:del w:id="1456" w:author="Version comparison" w:date="2026-10-20T02:31:33Z">
        <w:r>
          <w:delText xml:space="preserve">The corresponding saved summary is presented in Table 6.</w:delText>
        </w:r>
      </w:del>
    </w:p>
    <w:p>
      <w:pPr>
        <w:rPr>
          <w:del w:id="1453" w:author="Version comparison" w:date="2026-10-20T02:31:33Z"/>
        </w:rPr>
      </w:pPr>
      <w:del w:id="1454" w:author="Version comparison" w:date="2026-10-20T02:31:33Z">
        <w:r>
          <w:delText xml:space="preserve">Table 6. Separate binary external evaluation (109 participants).</w:delText>
        </w:r>
      </w:del>
    </w:p>
    <w:p>
      <w:pPr>
        <w:rPr>
          <w:del w:id="1451" w:author="Version comparison" w:date="2026-10-20T02:31:33Z"/>
        </w:rPr>
      </w:pPr>
      <w:del w:id="1452" w:author="Version comparison" w:date="2026-10-20T02:31:33Z">
        <w:r>
          <w:delText xml:space="preserve">Frozen model | Mean BA (%) | Subject SD (pp) | Median BA (%)
Broad EEGNet | 61.81 | 12.56 | 58.23
Shared mu/beta | 62.39 | 12.92 | 58.73
CSP4 + LDA | 54.46 | 7.90 | 52.08</w:delText>
        </w:r>
      </w:del>
    </w:p>
    <w:p>
      <w:pPr>
        <w:rPr>
          <w:del w:id="1449" w:author="Version comparison" w:date="2026-10-20T02:31:33Z"/>
        </w:rPr>
      </w:pPr>
      <w:del w:id="1450" w:author="Version comparison" w:date="2026-10-20T02:31:33Z">
        <w:r>
          <w:delText xml:space="preserve">Deep-model scores are averaged over seeds within person. The primary shared-minus-broad contrast is +0.573 pp, 95% CI [−0.097,+1.242], p = 0.06446. CSP provides context and is outside the primary hypothesis. The Methods describe the sampling-rate amendment and versioned portability validation.</w:delText>
        </w:r>
      </w:del>
    </w:p>
    <w:p>
      <w:pPr>
        <w:rPr>
          <w:del w:id="1447" w:author="Version comparison" w:date="2026-10-20T02:31:33Z"/>
        </w:rPr>
      </w:pPr>
      <w:del w:id="1448" w:author="Version comparison" w:date="2026-10-20T02:31:33Z">
        <w:r>
          <w:delText xml:space="preserve">Completed Cho2017 and Lee2019 transfer: lower balanced accuracy on Cho2017 and an uncertain Lee2019 contrast</w:delText>
        </w:r>
      </w:del>
    </w:p>
    <w:p>
      <w:pPr>
        <w:rPr>
          <w:del w:id="1445" w:author="Version comparison" w:date="2026-10-20T02:31:33Z"/>
        </w:rPr>
      </w:pPr>
      <w:del w:id="1446" w:author="Version comparison" w:date="2026-10-20T02:31:33Z">
        <w:r>
          <w:delText xml:space="preserve">The completed Q15 outputs cover 21,320 unique external trials and 149,240 saved model/seed prediction rows, seven per trial. Independent checks verified canonical labels and event identities, person-level confusion matrices, aggregate balanced accuracies, frozen statistical outputs, and links to the declared artifacts. Original source fits remained 15, with zero new migration fits and zero target fits. These counts confirm source-only fitting; they do not constitute independent repetitions of the external experiment.</w:delText>
        </w:r>
      </w:del>
    </w:p>
    <w:p>
      <w:pPr>
        <w:rPr>
          <w:del w:id="1443" w:author="Version comparison" w:date="2026-10-20T02:31:33Z"/>
        </w:rPr>
      </w:pPr>
      <w:del w:id="1444" w:author="Version comparison" w:date="2026-10-20T02:31:33Z">
        <w:r>
          <w:delText xml:space="preserve">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and does not resolve probabilities below that value. Twelve people favoured shared, 37 favoured broad, and three were tied within a 10^−15 numerical tolerance. Shared performed worse in this declared complete-pipeline comparison after correction.</w:delText>
        </w:r>
      </w:del>
    </w:p>
    <w:p>
      <w:pPr>
        <w:rPr>
          <w:del w:id="1441" w:author="Version comparison" w:date="2026-10-20T02:31:33Z"/>
        </w:rPr>
      </w:pPr>
      <w:del w:id="1442" w:author="Version comparison" w:date="2026-10-20T02:31:33Z">
        <w:r>
          <w:delText xml:space="preserve">On Lee2019, broad and shared models achieved 65.51% and 65.72% balanced accuracy. The primary difference was +0.204 pp (95% interval [−0.515,+0.969] pp); raw and Holm-adjusted p-values were both 0.60367. Twenty-three people favoured shared, 30 favoured broad, and one tied. This small, uncertain contrast establishes neither a reliable improvement nor equivalence. The two sessions were combined within each person, so neither the 108 session records nor repeated model seeds increase the primary sample size beyond 54.</w:delText>
        </w:r>
      </w:del>
    </w:p>
    <w:p>
      <w:pPr>
        <w:rPr>
          <w:del w:id="1439" w:author="Version comparison" w:date="2026-10-20T02:31:33Z"/>
        </w:rPr>
      </w:pPr>
      <w:del w:id="1440" w:author="Version comparison" w:date="2026-10-20T02:31:33Z">
        <w:r>
          <w:delText xml:space="preserve">The corresponding saved summary is presented in Table 7.</w:delText>
        </w:r>
      </w:del>
    </w:p>
    <w:p>
      <w:pPr>
        <w:rPr>
          <w:del w:id="1437" w:author="Version comparison" w:date="2026-10-20T02:31:33Z"/>
        </w:rPr>
      </w:pPr>
      <w:del w:id="1438" w:author="Version comparison" w:date="2026-10-20T02:31:33Z">
        <w:r>
          <w:delText xml:space="preserve">Table 7. New external binary evaluation under the Q15 freeze.</w:delText>
        </w:r>
      </w:del>
    </w:p>
    <w:p>
      <w:pPr>
        <w:rPr>
          <w:del w:id="1435" w:author="Version comparison" w:date="2026-10-20T02:31:33Z"/>
        </w:rPr>
      </w:pPr>
      <w:del w:id="1436" w:author="Version comparison" w:date="2026-10-20T02:31:33Z">
        <w:r>
          <w:delText xml:space="preserve">Cohort / model | BA (%) | Person SD (pp) | Left recall (%) | Right recall (%)
Cho2017 / Broad EEGNet | 59.82 | 8.64 | 46.79 | 72.86
Cho2017 / Shared mu/beta | 58.31 | 7.22 | 37.52 | 79.10
Cho2017 / CSP4 + LDA | 51.99 | 5.67 | 94.10 | 9.88
Lee2019 / Broad EEGNet | 65.51 | 10.97 | 75.56 | 55.46
Lee2019 / Shared mu/beta | 65.72 | 10.76 | 72.69 | 58.75
Lee2019 / CSP4 + LDA | 52.77 | 5.57 | 85.98 | 19.56</w:delText>
        </w:r>
      </w:del>
    </w:p>
    <w:p>
      <w:pPr>
        <w:rPr>
          <w:del w:id="1433" w:author="Version comparison" w:date="2026-10-20T02:31:33Z"/>
        </w:rPr>
      </w:pPr>
      <w:del w:id="1434" w:author="Version comparison" w:date="2026-10-20T02:31:33Z">
        <w:r>
          <w:delText xml:space="preserve">Neural scores and class recalls are averaged over three seeds within person, then equally over people. Person SD describes heterogeneity, not a standard error. Lee includes only offline-training runs, pooled across two sessions. The primary shared-minus-broad contrasts are −1.513 pp [−2.249,−0.804], Holm p = 0.000100 for Cho, and +0.204 pp [−0.515,+0.969], Holm p = 0.604 for Lee. Class recalls and CSP comparisons are descriptive; no additional confirmatory tests were added.</w:delText>
        </w:r>
      </w:del>
    </w:p>
    <w:p>
      <w:pPr>
        <w:rPr>
          <w:del w:id="1431" w:author="Version comparison" w:date="2026-10-20T02:31:33Z"/>
        </w:rPr>
      </w:pPr>
      <w:del w:id="1432" w:author="Version comparison" w:date="2026-10-20T02:31:33Z">
        <w:r>
          <w:delText xml:space="preserve">The CSP comparator was near binary chance on both cohorts and strongly favoured left-hand labels. On Cho2017, mean left-hand recall fell from 46.79% with broad input to 37.52% with shared input, while right-hand recall increased from 72.86% to 79.10%. On Lee2019, the corresponding recalls changed from 75.56% to 72.69% and from 55.46% to 58.75%. Balanced accuracy summarizes these asymmetric shifts but does not show which class gains or loses recall. These descriptive checks used the frozen outputs and did not trigger any threshold, label, adapter, or model change.</w:delText>
        </w:r>
      </w:del>
    </w:p>
    <w:p>
      <w:pPr>
        <w:rPr>
          <w:del w:id="1429" w:author="Version comparison" w:date="2026-10-20T02:31:33Z"/>
        </w:rPr>
      </w:pPr>
      <w:del w:id="1430" w:author="Version comparison" w:date="2026-10-20T02:31:33Z">
        <w:r>
          <w:delText xml:space="preserve">The corresponding saved summary is presented in Fig 5.</w:delText>
        </w:r>
      </w:del>
    </w:p>
    <w:p>
      <w:pPr>
        <w:rPr>
          <w:del w:id="1427" w:author="Version comparison" w:date="2026-10-20T02:31:33Z"/>
        </w:rPr>
      </w:pPr>
      <w:del w:id="1428" w:author="Version comparison" w:date="2026-10-20T02:31:33Z">
        <w:r>
          <w:delText xml:space="preserve">Fig 5. Frozen external evaluation on Cho2017 and Lee2019. Frozen Q15 external evaluation. Cohorts are shown separately: person/model scores, equal-person means and person standard deviations, and frozen paired person-bootstrap 95% intervals. Deep-model scores average three seeds within person; Lee sessions are pooled before person scoring. Holm p-values refer to the predeclared two-cohort shared-minus-broad family. The common 21-channel, two-second pipeline differs from Q14, and no pooled cross-cohort test was specified.</w:delText>
        </w:r>
      </w:del>
    </w:p>
    <w:p>
      <w:pPr>
        <w:rPr>
          <w:del w:id="1425" w:author="Version comparison" w:date="2026-10-20T02:31:33Z"/>
        </w:rPr>
      </w:pPr>
      <w:del w:id="1426" w:author="Version comparison" w:date="2026-10-20T02:31:33Z">
        <w:r>
          <w:delText xml:space="preserve">Descriptive BNCI Sensor Physiology and Decoder Associations (Q16)</w:delText>
        </w:r>
      </w:del>
    </w:p>
    <w:p>
      <w:pPr>
        <w:rPr>
          <w:del w:id="1423" w:author="Version comparison" w:date="2026-10-20T02:31:33Z"/>
        </w:rPr>
      </w:pPr>
      <w:del w:id="1424" w:author="Version comparison" w:date="2026-10-20T02:31:33Z">
        <w:r>
          <w:delText xml:space="preserve">All 18 raw files, 108 labelled runs and 5,184 trials passed the fixed coverage checks. All 228,096 trial-channel-band rows had finite, positive baseline and task power. No trial, session or person was excluded; the 488 provider-flagged trials remained in the primary summaries. Fig 6 shows equal-person scalp means and all nine C3/Cz/C4 profiles. Task/baseline changes calculated with the fixed estimator varied by sensor, imagined hand and person.</w:delText>
        </w:r>
      </w:del>
    </w:p>
    <w:p>
      <w:pPr>
        <w:rPr>
          <w:del w:id="1421" w:author="Version comparison" w:date="2026-10-20T02:31:33Z"/>
        </w:rPr>
      </w:pPr>
      <w:del w:id="1422" w:author="Version comparison" w:date="2026-10-20T02:31:33Z">
        <w:r>
          <w:delText xml:space="preserve">Fig 6. Descriptive native BNCI task/baseline power changes. A–D: equal-person hand-imagery means for mu (8–13 Hz) and beta (13–30 Hz) at all 22 EEG sensors. In the schematic standard-1020 geometry, anterior is upward and left scalp is on the viewer’s left; linear interpolation is restricted to the sensor convex hull. No sensor or interpolated grid value is clipped by the fixed ±6-dB range. E–F: all nine equal-session C3/Cz/C4 profiles (thin lines) and equal-person means (thick lines). Trial dB uses cue baseline [−1.5,−0.5) s and task [0.5,2.5) s, with one versus three overlapping Welch segments. Negative values indicate lower task power under this estimator; unequal window precision can bias log ratios. All trials and artifact flags are retained. Template topography neither localizes cortical sources nor attributes decoder decisions.</w:delText>
        </w:r>
      </w:del>
    </w:p>
    <w:p>
      <w:pPr>
        <w:rPr>
          <w:del w:id="1419" w:author="Version comparison" w:date="2026-10-20T02:31:33Z"/>
        </w:rPr>
      </w:pPr>
      <w:del w:id="1420" w:author="Version comparison" w:date="2026-10-20T02:31:33Z">
        <w:r>
          <w:delText xml:space="preserve">Mu signed laterality averaged −0.250 dB, with six negative and three positive person descriptors; beta averaged −0.168 dB, with eight negative and one positive descriptor (Table 8). Contralateral and ipsilateral group means were both negative in each band, but absolute contralateral changes were not negative for every person. For example, S2 had negative mu laterality (−0.203 dB) even though both its contralateral (+1.491 dB) and ipsilateral (+1.694 dB) means were positive. Separate session, hand and flagged/unflagged summaries are available in the verified supplementary tables as descriptive sensitivity checks; they do not replace the all-trial population.</w:delText>
        </w:r>
      </w:del>
    </w:p>
    <w:p>
      <w:pPr>
        <w:rPr>
          <w:del w:id="1417" w:author="Version comparison" w:date="2026-10-20T02:31:33Z"/>
        </w:rPr>
      </w:pPr>
      <w:del w:id="1418" w:author="Version comparison" w:date="2026-10-20T02:31:33Z">
        <w:r>
          <w:delText xml:space="preserve">Table 8. Baseline-relative hand power and signed C3/C4 laterality.</w:delText>
        </w:r>
      </w:del>
    </w:p>
    <w:p>
      <w:pPr>
        <w:rPr>
          <w:del w:id="1415" w:author="Version comparison" w:date="2026-10-20T02:31:33Z"/>
        </w:rPr>
      </w:pPr>
      <w:del w:id="1416" w:author="Version comparison" w:date="2026-10-20T02:31:33Z">
        <w:r>
          <w:delText xml:space="preserve">Band | Contra. mean (dB) | Ipsi. mean (dB) | Mean L (dB) | Person L range (dB) | L signs (−/+)
Mu, 8–13 Hz | −0.308 | −0.058 | −0.250 | −1.432 to +0.336 | 6 / 3
Beta, 13–30 Hz | −0.439 | −0.272 | −0.168 | −0.519 to +0.133 | 8 / 1</w:delText>
        </w:r>
      </w:del>
    </w:p>
    <w:p>
      <w:pPr>
        <w:rPr>
          <w:del w:id="1413" w:author="Version comparison" w:date="2026-10-20T02:31:33Z"/>
        </w:rPr>
      </w:pPr>
      <w:del w:id="1414" w:author="Version comparison" w:date="2026-10-20T02:31:33Z">
        <w:r>
          <w:delText xml:space="preserve">Each of nine people receives equal weight, using equal-session mean trial dB from both hands. Contra. and ipsi. average the corresponding C3/C4 hand components; L is contra. minus ipsi. All 2,592 hand trials, including 246 flagged trials, are retained. Negative L means a lower contralateral than ipsilateral task/baseline change; it does not establish an absolute contralateral power decrease. Values are rounded to three decimals here and retained at full precision in the data tables. These fixed-estimator ratios are descriptive, not unbiased ERD estimates.</w:delText>
        </w:r>
      </w:del>
    </w:p>
    <w:p>
      <w:pPr>
        <w:rPr>
          <w:del w:id="1411" w:author="Version comparison" w:date="2026-10-20T02:31:33Z"/>
        </w:rPr>
      </w:pPr>
      <w:del w:id="1412" w:author="Version comparison" w:date="2026-10-20T02:31:33Z">
        <w:r>
          <w:delText xml:space="preserve">For the designated broad-EEGNet endpoint, descriptive associations between signed laterality and saved binary LOSO balanced accuracy were rho = −0.150 for mu and +0.600 for beta. Shared-input coefficients were −0.083 and +0.483, and CSP4+LDA coefficients were +0.067 and +0.317, respectively (Table S4; S1 Appendix, Fig S3). All six coefficients use the same nine people and have no p-values. The positive beta coefficient indicates that higher balanced accuracy accompanied a larger, less-negative signed descriptor; it does not support a benefit from stronger relative contralateral suppression.</w:delText>
        </w:r>
      </w:del>
    </w:p>
    <w:p>
      <w:pPr>
        <w:rPr>
          <w:del w:id="1409" w:author="Version comparison" w:date="2026-10-20T02:31:33Z"/>
        </w:rPr>
      </w:pPr>
      <w:del w:id="1410" w:author="Version comparison" w:date="2026-10-20T02:31:33Z">
        <w:r>
          <w:delText xml:space="preserve">Discussion</w:delText>
        </w:r>
      </w:del>
    </w:p>
    <w:p>
      <w:pPr>
        <w:rPr>
          <w:del w:id="1407" w:author="Version comparison" w:date="2026-10-20T02:31:33Z"/>
        </w:rPr>
      </w:pPr>
      <w:del w:id="1408" w:author="Version comparison" w:date="2026-10-20T02:31:33Z">
        <w:r>
          <w:delText xml:space="preserve">Training-duration Sensitivity in a Small Development Benchmark</w:delText>
        </w:r>
      </w:del>
    </w:p>
    <w:p>
      <w:pPr>
        <w:rPr>
          <w:del w:id="1405" w:author="Version comparison" w:date="2026-10-20T02:31:33Z"/>
        </w:rPr>
      </w:pPr>
      <w:del w:id="1406" w:author="Version comparison" w:date="2026-10-20T02:31:33Z">
        <w:r>
          <w:delText xml:space="preserve">Training duration was a major source of internal performance variation. At two epochs, S3 remained near chance with either raw or source-normalized inputs; at 16 epochs, both performed substantially better. Rank aggregation changed the source-selected schedule and recovered performance for S3 and S8. The matched-runtime control also retained a large mean difference between fixed training and the historical mean-loss schedule. An apparent cross-person model collapse should therefore be examined alongside selected duration, source-validation trajectories, per-class recall and prediction concentration. These outputs help distinguish an inadequate stopping schedule from a failure attributed prematurely to the input representation.</w:delText>
        </w:r>
      </w:del>
    </w:p>
    <w:p>
      <w:pPr>
        <w:rPr>
          <w:del w:id="1403" w:author="Version comparison" w:date="2026-10-20T02:31:33Z"/>
        </w:rPr>
      </w:pPr>
      <w:del w:id="1404" w:author="Version comparison" w:date="2026-10-20T02:31:33Z">
        <w:r>
          <w:delText xml:space="preserve">These findings do not establish rank selection as a general solution. Within-fold ranks remove loss-scale differences but discard the size of those differences; equal fold weighting imposes a further aggregation choice. The candidate was developed after this benchmark had been inspected. In addition, the matched-runtime fixed-duration condition improved the mean while the median paired difference was negative. The external evaluations did not compare rank with mean-loss selection and cannot independently confirm the internal gain. A prospective test would fix the competing selection rules before observing new-person outcomes and match runtime, source examples and update budgets.</w:delText>
        </w:r>
      </w:del>
    </w:p>
    <w:p>
      <w:pPr>
        <w:rPr>
          <w:del w:id="1401" w:author="Version comparison" w:date="2026-10-20T02:31:33Z"/>
        </w:rPr>
      </w:pPr>
      <w:del w:id="1402" w:author="Version comparison" w:date="2026-10-20T02:31:33Z">
        <w:r>
          <w:delText xml:space="preserve">Complete Spectral Pipelines Have Cohort-dependent Outcomes</w:delText>
        </w:r>
      </w:del>
    </w:p>
    <w:p>
      <w:pPr>
        <w:rPr>
          <w:del w:id="1399" w:author="Version comparison" w:date="2026-10-20T02:31:33Z"/>
        </w:rPr>
      </w:pPr>
      <w:del w:id="1400" w:author="Version comparison" w:date="2026-10-20T02:31:33Z">
        <w:r>
          <w:delText xml:space="preserve">The frozen evaluations limit claims of a consistent shared-input advantage. Shared mu/beta input gave no internal advantage, a small uncertain positive estimate on PhysioNet, a corrected adverse contrast on Cho2017 and an uncertain near-zero contrast on Lee2019. The Cho2017 finding contradicts a consistent advantage of this fixed shared-input pipeline under the evaluated source-only adapter. It does not show that mu/beta rhythms lack information, that parameter sharing is generally harmful or that a different band definition would perform better.</w:delText>
        </w:r>
      </w:del>
    </w:p>
    <w:p>
      <w:pPr>
        <w:rPr>
          <w:del w:id="1397" w:author="Version comparison" w:date="2026-10-20T02:31:33Z"/>
        </w:rPr>
      </w:pPr>
      <w:del w:id="1398" w:author="Version comparison" w:date="2026-10-20T02:31:33Z">
        <w:r>
          <w:delText xml:space="preserve">The class recalls reveal a trade-off hidden by the cohort means. On Cho2017, the shared-input pipeline reduced mean left-hand recall while increasing right-hand recall; on Lee2019, opposing recall changes partly offset one another. These patterns describe the frozen predictions. They do not justify correcting labels after inspection or attributing the contrast to physiology. Montage, acquisition reference, amplitude scale, temporal alignment and band-logit averaging are possible contributors, but the study did not isolate any of them.</w:delText>
        </w:r>
      </w:del>
    </w:p>
    <w:p>
      <w:pPr>
        <w:rPr>
          <w:del w:id="1395" w:author="Version comparison" w:date="2026-10-20T02:31:33Z"/>
        </w:rPr>
      </w:pPr>
      <w:del w:id="1396" w:author="Version comparison" w:date="2026-10-20T02:31:33Z">
        <w:r>
          <w:delText xml:space="preserve">One shared parameter set does not imply a cheaper computation: the network processes two band views and pools their BatchNorm exposure. Independent-branch controls alter both capacity and normalization, and the broadband capacity comparator retains a small disclosed parameter mismatch. The source-fitted CSP model also transfers poorly and asymmetrically in Q15. Performance above this contextual comparator does not establish practical or clinical reliability. Contemporary adaptation and foundation-model methods were not compared under a common budget, so the results support no state-of-the-art claim.</w:delText>
        </w:r>
      </w:del>
    </w:p>
    <w:p>
      <w:pPr>
        <w:rPr>
          <w:del w:id="1393" w:author="Version comparison" w:date="2026-10-20T02:31:33Z"/>
        </w:rPr>
      </w:pPr>
      <w:del w:id="1394" w:author="Version comparison" w:date="2026-10-20T02:31:33Z">
        <w:r>
          <w:delText xml:space="preserve">The external schedules are part of the pipeline contrast: broad/shared fits used 18/17 epochs in Q14 and 14/19 in Q15. Paired differences therefore combine the selected training durations, input views and shared normalization. They do not identify the causal contribution of parameter sharing alone.</w:delText>
        </w:r>
      </w:del>
    </w:p>
    <w:p>
      <w:pPr>
        <w:rPr>
          <w:del w:id="1391" w:author="Version comparison" w:date="2026-10-20T02:31:33Z"/>
        </w:rPr>
      </w:pPr>
      <w:del w:id="1392" w:author="Version comparison" w:date="2026-10-20T02:31:33Z">
        <w:r>
          <w:delText xml:space="preserve">Person-level Evidence and Descriptive Signal Characterization</w:delText>
        </w:r>
      </w:del>
    </w:p>
    <w:p>
      <w:pPr>
        <w:rPr>
          <w:del w:id="1389" w:author="Version comparison" w:date="2026-10-20T02:31:33Z"/>
        </w:rPr>
      </w:pPr>
      <w:del w:id="1390" w:author="Version comparison" w:date="2026-10-20T02:31:33Z">
        <w:r>
          <w:delText xml:space="preserve">Additional seeds assess sensitivity to stochastic fitting; they do not increase the number of participants. Lee2019 sessions and source-identity subsets likewise provide repeated observations within a person. The paired person-level analysis retains all declared participants and reports the direction of each difference. Its bootstrap intervals condition on the frozen source models and omit uncertainty from another nine-person source cohort, acquisition adapter or development history. For the internal study, overlapping outer training sets further limit an independent-person interpretation.</w:delText>
        </w:r>
      </w:del>
    </w:p>
    <w:p>
      <w:pPr>
        <w:rPr>
          <w:del w:id="1387" w:author="Version comparison" w:date="2026-10-20T02:31:33Z"/>
        </w:rPr>
      </w:pPr>
      <w:del w:id="1388" w:author="Version comparison" w:date="2026-10-20T02:31:33Z">
        <w:r>
          <w:delText xml:space="preserve">A few large recoveries can improve a mean without producing consistent benefit across people, so tests of average change and directional consistency need not agree. The original rank-selection sign calculation retained exact ties; excluding them conventionally gives a different result from both the archived calculation and the paired t-test. The discrepancy must remain visible rather than be hidden under an incorrect test label. The later internal families retain their corrected null findings. Percentile bootstrap intervals and randomization tests also need not agree in a small sample; an interval excluding zero does not override a corrected null test. Q15 uses a separately frozen two-cohort family: Cho2017 survives correction, whereas Lee2019 establishes neither benefit nor equivalence. These separate tests do not establish a cohort-by-pipeline interaction. PhysioNet has a different archived primary test and an amended protocol; its p-value belongs to that evaluation rather than the newer family.</w:delText>
        </w:r>
      </w:del>
    </w:p>
    <w:p>
      <w:pPr>
        <w:rPr>
          <w:del w:id="1385" w:author="Version comparison" w:date="2026-10-20T02:31:33Z"/>
        </w:rPr>
      </w:pPr>
      <w:del w:id="1386" w:author="Version comparison" w:date="2026-10-20T02:31:33Z">
        <w:r>
          <w:delText xml:space="preserve">The BNCI signals describe measured sensor activity, not the cause of the decoder contrasts. Mean signed hand laterality was negative in both bands: six of nine people had negative mu laterality and eight had negative beta laterality, with positive signs in the others. A negative relative descriptor can still accompany increased power on both sides, as in S2, so its absolute components must also be examined. The positive broad-model beta correlation means higher balanced accuracy accompanied less-negative relative laterality, rather than stronger suppression. None of the six associations supports a subgroup threshold or a model-selection rule.</w:delText>
        </w:r>
      </w:del>
    </w:p>
    <w:p>
      <w:pPr>
        <w:rPr>
          <w:del w:id="1383" w:author="Version comparison" w:date="2026-10-20T02:31:33Z"/>
        </w:rPr>
      </w:pPr>
      <w:del w:id="1384" w:author="Version comparison" w:date="2026-10-20T02:31:33Z">
        <w:r>
          <w:delText xml:space="preserve">Neither a lateralized scalp mean nor its correlation with LOSO balanced accuracy locates a cortical source, excludes ocular or muscle contributions, or demonstrates that EEGNet used that signal. This BNCI-only physiology analysis was specified after decoder outcomes were known. It cannot explain the adverse Cho contrast or validate an external physiological mechanism.</w:delText>
        </w:r>
      </w:del>
    </w:p>
    <w:p>
      <w:pPr>
        <w:rPr>
          <w:del w:id="1381" w:author="Version comparison" w:date="2026-10-20T02:31:33Z"/>
        </w:rPr>
      </w:pPr>
      <w:del w:id="1382" w:author="Version comparison" w:date="2026-10-20T02:31:33Z">
        <w:r>
          <w:delText xml:space="preserve">Limitations</w:delText>
        </w:r>
      </w:del>
    </w:p>
    <w:p>
      <w:pPr>
        <w:rPr>
          <w:del w:id="1379" w:author="Version comparison" w:date="2026-10-20T02:31:33Z"/>
        </w:rPr>
      </w:pPr>
      <w:del w:id="1380" w:author="Version comparison" w:date="2026-10-20T02:31:33Z">
        <w:r>
          <w:delText xml:space="preserve">Successive development conditions used the same nine BNCI people. Excluding the target from each fit does not remove outcome-informed candidate design or dependence through overlapping LOSO training sets. The internal rank-selection gain was concentrated in two people, and the external evaluations did not test that selection-rule contrast. Controls also differ in runtime, training examples, update exposure, sensor width or approximate capacity. There is no common-budget comparison with contemporary adaptation or foundation-model methods.</w:delText>
        </w:r>
      </w:del>
    </w:p>
    <w:p>
      <w:pPr>
        <w:rPr>
          <w:del w:id="1377" w:author="Version comparison" w:date="2026-10-20T02:31:33Z"/>
        </w:rPr>
      </w:pPr>
      <w:del w:id="1378" w:author="Version comparison" w:date="2026-10-20T02:31:33Z">
        <w:r>
          <w:delText xml:space="preserve">Q14 and Q15 differ in montages, windows, references, filtering scope and source checkpoints. Q14’s metadata amendment followed partial execution. In the frozen transfer experiment, repository freezes preceded fitting or inference but followed metadata inspection; they are not independently registered preregistration. Cross-provider participant identities remain unverified. The external bootstrap intervals condition on one frozen source cohort and omit source-sampling, adapter and development-history uncertainty.</w:delText>
        </w:r>
      </w:del>
    </w:p>
    <w:p>
      <w:pPr>
        <w:rPr>
          <w:del w:id="1375" w:author="Version comparison" w:date="2026-10-20T02:31:33Z"/>
        </w:rPr>
      </w:pPr>
      <w:del w:id="1376" w:author="Version comparison" w:date="2026-10-20T02:31:33Z">
        <w:r>
          <w:delText xml:space="preserve">The external duration schedules were selected using four fixed BNCI validation groups with unequal participant counts (2/2/2/3) and equal fold weighting. The grouping was frozen before target inference, but it is one arbitrary source-validation design. Its sensitivity was not tested prospectively.</w:delText>
        </w:r>
      </w:del>
    </w:p>
    <w:p>
      <w:pPr>
        <w:rPr>
          <w:del w:id="1373" w:author="Version comparison" w:date="2026-10-20T02:31:33Z"/>
        </w:rPr>
      </w:pPr>
      <w:del w:id="1374" w:author="Version comparison" w:date="2026-10-20T02:31:33Z">
        <w:r>
          <w:delText xml:space="preserve">Q15 used a common operational tensor and a committed adapter for transfer across three providers. Matching tensor dimensions does not make the physical measurements equivalent. Native export voltage calibration, the original Cho acquisition reference and hardware cue latency were not independently verified. The Cho channel order was mapped from the publication montage because the MATLAB payload has no channel-name strings. Lee event indexing retains a one-native-sample convention discrepancy. Numerical consistency checks cannot resolve these acquisition uncertainties.</w:delText>
        </w:r>
      </w:del>
    </w:p>
    <w:p>
      <w:pPr>
        <w:rPr>
          <w:del w:id="1371" w:author="Version comparison" w:date="2026-10-20T02:31:33Z"/>
        </w:rPr>
      </w:pPr>
      <w:del w:id="1372" w:author="Version comparison" w:date="2026-10-20T02:31:33Z">
        <w:r>
          <w:delText xml:space="preserve">Q14 and Q15 also differ in the extent of verification. The earlier PhysioNet evaluation required a sampling-rate amendment after partial execution; its later portability check examined saved outputs without replaying inference. Q15 froze preprocessing before source fitting and the inference contract before external prediction, and its completed scientific validator reports independent raw-to-prediction replay. The manuscript checks recalculate saved outputs and verify hash bindings. These provide different levels of reproducibility and should not be treated as interchangeable.</w:delText>
        </w:r>
      </w:del>
    </w:p>
    <w:p>
      <w:pPr>
        <w:rPr>
          <w:del w:id="1369" w:author="Version comparison" w:date="2026-10-20T02:31:33Z"/>
        </w:rPr>
      </w:pPr>
      <w:del w:id="1370" w:author="Version comparison" w:date="2026-10-20T02:31:33Z">
        <w:r>
          <w:delText xml:space="preserve">Evaluation was offline and used zero-phase filtering. Online latency, prospective assistive control, clinical populations and patient benefit were not tested. The two-second Q15 crop omits part of each imagery interval and differs from the providers’ original benchmarks. A subsequent study could preregister a calibrated adapter and frozen source-only models for another cohort, specifying per-class and per-person outcomes before access. Retuning on the present held-out cohorts would be further development, not independent external confirmation.</w:delText>
        </w:r>
      </w:del>
    </w:p>
    <w:p>
      <w:pPr>
        <w:rPr>
          <w:del w:id="1367" w:author="Version comparison" w:date="2026-10-20T02:31:33Z"/>
        </w:rPr>
      </w:pPr>
      <w:del w:id="1368" w:author="Version comparison" w:date="2026-10-20T02:31:33Z">
        <w:r>
          <w:delText xml:space="preserve">The physiology estimates compare a one-segment baseline with a three-segment task estimator; unequal log-power variance can bias the dB difference. Negative signed laterality can arise from ipsilateral power increases without absolute contralateral suppression. The descriptor and decoder use different task windows, and nine descriptive person records with overlapping LOSO fits cannot establish a subgroup biomarker or mechanistic attribution. Baseline-relative ratios cancel only a constant multiplicative gain; they do not correct reference, timing, spatial mapping or artifacts. External voltage calibration remains unknown, and external physiology has not been evaluated.</w:delText>
        </w:r>
      </w:del>
    </w:p>
    <w:p>
      <w:pPr>
        <w:rPr>
          <w:del w:id="1365" w:author="Version comparison" w:date="2026-10-20T02:31:33Z"/>
        </w:rPr>
      </w:pPr>
      <w:del w:id="1366" w:author="Version comparison" w:date="2026-10-20T02:31:33Z">
        <w:r>
          <w:delText xml:space="preserve">Conclusions</w:delText>
        </w:r>
      </w:del>
    </w:p>
    <w:p>
      <w:pPr>
        <w:rPr>
          <w:del w:id="1363" w:author="Version comparison" w:date="2026-10-20T02:31:33Z"/>
        </w:rPr>
      </w:pPr>
      <w:del w:id="1364" w:author="Version comparison" w:date="2026-10-20T02:31:33Z">
        <w:r>
          <w:delText xml:space="preserve">Training-duration selection was consequential in this nine-person BNCI development benchmark, but its gains were concentrated rather than broadly shared. Fixed shared-input pipelines showed no consistent external advantage: balanced accuracy was 1.513 pp lower than broad EEGNet on Cho2017, and the Lee2019 estimate remained compatible with small effects in either direction. Unequal source-selected durations are part of these complete-pipeline comparisons, which do not isolate parameter sharing. The post-outcome BNCI sensor analysis found negative mean signed hand laterality in mu and beta with substantial participant variation; it established neither a decoder mechanism nor external physiological replication. Unknown acquisition calibration and offline evaluation limit deployment conclusions.</w:delText>
        </w:r>
      </w:del>
    </w:p>
    <w:p>
      <w:pPr>
        <w:rPr>
          <w:del w:id="1361" w:author="Version comparison" w:date="2026-10-20T02:31:33Z"/>
        </w:rPr>
      </w:pPr>
      <w:del w:id="1362" w:author="Version comparison" w:date="2026-10-20T02:31:33Z">
        <w:r>
          <w:delText xml:space="preserve">Acknowledgments</w:delText>
        </w:r>
      </w:del>
    </w:p>
    <w:p>
      <w:pPr>
        <w:rPr>
          <w:del w:id="1359" w:author="Version comparison" w:date="2026-10-20T02:31:33Z"/>
        </w:rPr>
      </w:pPr>
      <w:del w:id="1360" w:author="Version comparison" w:date="2026-10-20T02:31:33Z">
        <w:r>
          <w:delText xml:space="preserve">No additional acknowledgments are reported.</w:delText>
        </w:r>
      </w:del>
    </w:p>
    <w:p>
      <w:ins w:id="1267" w:author="Version comparison" w:date="2026-10-20T02:31:33Z">
        <w:r>
          <w:rPr/>
          <w:t>The immutable results and evidence are available at https:/​/​github.com/​jackzhu119/​cross-​subject-​mi-​eeg/​tree/​040956085499ed788948de0d5a09cddd9eabca56/​research_​runs/​ELIGIBLE_​V3_​RESULTS_​20261018. This directory contains the executed configuration, source registry, selected-​epoch freeze, original compressed prediction/​result tables, audit code and independent audit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 S4 Data adds the present post hoc descriptive reconstruction without altering the frozen predictions or original hypothesis tests.</w:t>
        </w:r>
      </w:ins>
    </w:p>
    <w:p>
      <w:pPr>
        <w:pStyle w:val="Heading1"/>
      </w:pPr>
      <w:ins w:id="1268" w:author="Version comparison" w:date="2026-10-20T02:31:33Z">
        <w:r>
          <w:rPr/>
          <w:t>Author contributions</w:t>
        </w:r>
      </w:ins>
    </w:p>
    <w:p>
      <w:ins w:id="1269" w:author="Version comparison" w:date="2026-10-20T02:31:33Z">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ins>
    </w:p>
    <w:p>
      <w:pPr>
        <w:pStyle w:val="Heading1"/>
      </w:pPr>
      <w:r>
        <w:rPr/>
        <w:t>References</w:t>
      </w:r>
    </w:p>
    <w:p>
      <w:pPr>
        <w:rPr>
          <w:del w:id="1357" w:author="Version comparison" w:date="2026-10-20T02:31:33Z"/>
        </w:rPr>
      </w:pPr>
      <w:del w:id="1358" w:author="Version comparison" w:date="2026-10-20T02:31:33Z">
        <w:r>
          <w:delText xml:space="preserve">1. Brunner C, Leeb R, Müller-Putz GR, Schlögl A, Pfurtscheller G. BCI Competition 2008 – Graz data set A. Official competition dataset description. 2008. Available from: https://www.bbci.de/competition/iv/desc_2a.pdf [cited 2026 Oct 8].</w:delText>
        </w:r>
      </w:del>
    </w:p>
    <w:p>
      <w:pPr>
        <w:rPr>
          <w:del w:id="1355" w:author="Version comparison" w:date="2026-10-20T02:31:33Z"/>
        </w:rPr>
      </w:pPr>
      <w:del w:id="1356" w:author="Version comparison" w:date="2026-10-20T02:31:33Z">
        <w:r>
          <w:delText xml:space="preserve">2. Tangermann M, Müller KR, Aertsen A, Birbaumer N, Braun C, Brunner C, et al. Review of the BCI Competition IV. Front Neurosci. 2012;6. doi:10.3389/fnins.2012.00055</w:delText>
        </w:r>
      </w:del>
    </w:p>
    <w:p>
      <w:pPr>
        <w:rPr>
          <w:del w:id="1353" w:author="Version comparison" w:date="2026-10-20T02:31:33Z"/>
        </w:rPr>
      </w:pPr>
      <w:del w:id="1354" w:author="Version comparison" w:date="2026-10-20T02:31:33Z">
        <w:r>
          <w:delText xml:space="preserve">3. Jayaram V, Barachant A. MOABB: trustworthy algorithm benchmarking for BCIs. J Neural Eng. 2018;15(6):066011. doi:10.1088/1741-2552/aadea0</w:delText>
        </w:r>
      </w:del>
    </w:p>
    <w:p>
      <w:pPr>
        <w:rPr>
          <w:del w:id="1351" w:author="Version comparison" w:date="2026-10-20T02:31:33Z"/>
        </w:rPr>
      </w:pPr>
      <w:del w:id="1352" w:author="Version comparison" w:date="2026-10-20T02:31:33Z">
        <w:r>
          <w:delText xml:space="preserve">4. Lotte F, Bougrain L, Cichocki A, Clerc M, Congedo M, Rakotomamonjy A, et al. A review of classification algorithms for EEG-based brain–computer interfaces: a 10 year update. J Neural Eng. 2018;15(3):031005. doi:10.1088/1741-2552/aab2f2</w:delText>
        </w:r>
      </w:del>
    </w:p>
    <w:p>
      <w:pPr>
        <w:rPr>
          <w:del w:id="1349" w:author="Version comparison" w:date="2026-10-20T02:31:33Z"/>
        </w:rPr>
      </w:pPr>
      <w:del w:id="1350" w:author="Version comparison" w:date="2026-10-20T02:31:33Z">
        <w:r>
          <w:delText xml:space="preserve">5. Schalk G, McFarland DJ, Hinterberger T, Birbaumer N, Wolpaw JR. EEG Motor Movement/Imagery Dataset. dataset. 2009. doi:10.13026/C28G6P</w:delText>
        </w:r>
      </w:del>
    </w:p>
    <w:p>
      <w:pPr>
        <w:rPr>
          <w:del w:id="1347" w:author="Version comparison" w:date="2026-10-20T02:31:33Z"/>
        </w:rPr>
      </w:pPr>
      <w:del w:id="1348" w:author="Version comparison" w:date="2026-10-20T02:31:33Z">
        <w:r>
          <w:delText xml:space="preserve">6. Schalk G, McFarland DJ, Hinterberger T, Birbaumer N, Wolpaw JR. BCI2000: A General-Purpose Brain-Computer Interface (BCI) System. IEEE Trans Biomed Eng. 2004;51(6):1034-1043. doi:10.1109/TBME.2004.827072</w:delText>
        </w:r>
      </w:del>
    </w:p>
    <w:p>
      <w:pPr>
        <w:rPr>
          <w:del w:id="1345" w:author="Version comparison" w:date="2026-10-20T02:31:33Z"/>
        </w:rPr>
      </w:pPr>
      <w:del w:id="1346" w:author="Version comparison" w:date="2026-10-20T02:31:33Z">
        <w:r>
          <w:delText xml:space="preserve">7. Cho H, Ahn M, Ahn S, Kwon M, Jun SC. EEG datasets for motor imagery brain–computer interface. GigaScience. 2017;6(7). doi:10.1093/gigascience/gix034</w:delText>
        </w:r>
      </w:del>
    </w:p>
    <w:p>
      <w:pPr>
        <w:rPr>
          <w:del w:id="1343" w:author="Version comparison" w:date="2026-10-20T02:31:33Z"/>
        </w:rPr>
      </w:pPr>
      <w:del w:id="1344" w:author="Version comparison" w:date="2026-10-20T02:31:33Z">
        <w:r>
          <w:delText xml:space="preserve">8. Cho H, Ahn M, Ahn S, Kwon M, Jun SC. Supporting data for "EEG datasets for motor imagery brain computer interface". dataset. 2017. doi:10.5524/100295</w:delText>
        </w:r>
      </w:del>
    </w:p>
    <w:p>
      <w:pPr>
        <w:rPr>
          <w:del w:id="1341" w:author="Version comparison" w:date="2026-10-20T02:31:33Z"/>
        </w:rPr>
      </w:pPr>
      <w:del w:id="1342" w:author="Version comparison" w:date="2026-10-20T02:31:33Z">
        <w:r>
          <w:delText xml:space="preserve">9. Lee MH, Kwon OY, Kim YJ, Kim HK, Lee YE, Williamson J, et al. EEG dataset and OpenBMI toolbox for three BCI paradigms: an investigation into BCI illiteracy. GigaScience. 2019;8(5). doi:10.1093/gigascience/giz002</w:delText>
        </w:r>
      </w:del>
    </w:p>
    <w:p>
      <w:pPr>
        <w:rPr>
          <w:del w:id="1339" w:author="Version comparison" w:date="2026-10-20T02:31:33Z"/>
        </w:rPr>
      </w:pPr>
      <w:del w:id="1340" w:author="Version comparison" w:date="2026-10-20T02:31:33Z">
        <w:r>
          <w:delText xml:space="preserve">10. Lee MH, Kwon OY, Kim YJ, Kim HK, Lee YE, Williamson J, et al. Supporting data for "EEG Dataset and OpenBMI Toolbox for Three BCI Paradigms: An Investigation into BCI Illiteracy". dataset. 2019. doi:10.5524/100542</w:delText>
        </w:r>
      </w:del>
    </w:p>
    <w:p>
      <w:pPr>
        <w:rPr>
          <w:del w:id="1337" w:author="Version comparison" w:date="2026-10-20T02:31:33Z"/>
        </w:rPr>
      </w:pPr>
      <w:del w:id="1338" w:author="Version comparison" w:date="2026-10-20T02:31:33Z">
        <w:r>
          <w:delText xml:space="preserve">11. Gulrajani I, Lopez-Paz D. In Search of Lost Domain Generalization. International Conference on Learning Representations. 2021. Available from: https://iclr.cc/virtual/2021/poster/2998 [cited 2026 Oct 8].</w:delText>
        </w:r>
      </w:del>
    </w:p>
    <w:p>
      <w:pPr>
        <w:rPr>
          <w:del w:id="1335" w:author="Version comparison" w:date="2026-10-20T02:31:33Z"/>
        </w:rPr>
      </w:pPr>
      <w:del w:id="1336" w:author="Version comparison" w:date="2026-10-20T02:31:33Z">
        <w:r>
          <w:delText xml:space="preserve">12. Ramoser H, Muller-Gerking J, Pfurtscheller G. Optimal spatial filtering of single trial EEG during imagined hand movement. IEEE Trans Rehabil Eng. 2000;8(4):441-446. doi:10.1109/86.895946</w:delText>
        </w:r>
      </w:del>
    </w:p>
    <w:p>
      <w:pPr>
        <w:rPr>
          <w:del w:id="1333" w:author="Version comparison" w:date="2026-10-20T02:31:33Z"/>
        </w:rPr>
      </w:pPr>
      <w:del w:id="1334" w:author="Version comparison" w:date="2026-10-20T02:31:33Z">
        <w:r>
          <w:delText xml:space="preserve">13. Ang KK, Chin ZY, Wang C, Guan C, Zhang H. Filter Bank Common Spatial Pattern Algorithm on BCI Competition IV Datasets 2a and 2b. Front Neurosci. 2012;6. doi:10.3389/fnins.2012.00039</w:delText>
        </w:r>
      </w:del>
    </w:p>
    <w:p>
      <w:pPr>
        <w:rPr>
          <w:del w:id="1331" w:author="Version comparison" w:date="2026-10-20T02:31:33Z"/>
        </w:rPr>
      </w:pPr>
      <w:del w:id="1332" w:author="Version comparison" w:date="2026-10-20T02:31:33Z">
        <w:r>
          <w:delText xml:space="preserve">14. Ang KK, Chin ZY, Zhang H, Guan C. Filter Bank Common Spatial Pattern (FBCSP) in Brain-Computer Interface. 2008 IEEE International Joint Conference on Neural Networks (IEEE World Congress on Computational Intelligence). 2008:2390-2397. doi:10.1109/IJCNN.2008.4634130</w:delText>
        </w:r>
      </w:del>
    </w:p>
    <w:p>
      <w:pPr>
        <w:rPr>
          <w:del w:id="1329" w:author="Version comparison" w:date="2026-10-20T02:31:33Z"/>
        </w:rPr>
      </w:pPr>
      <w:del w:id="1330" w:author="Version comparison" w:date="2026-10-20T02:31:33Z">
        <w:r>
          <w:delText xml:space="preserve">15. Lawhern VJ, Solon AJ, Waytowich NR, Gordon SM, Hung CP, Lance BJ. EEGNet: a compact convolutional neural network for EEG-based brain–computer interfaces. J Neural Eng. 2018;15(5):056013. doi:10.1088/1741-2552/aace8c</w:delText>
        </w:r>
      </w:del>
    </w:p>
    <w:p>
      <w:pPr>
        <w:rPr>
          <w:del w:id="1327" w:author="Version comparison" w:date="2026-10-20T02:31:33Z"/>
        </w:rPr>
      </w:pPr>
      <w:del w:id="1328" w:author="Version comparison" w:date="2026-10-20T02:31:33Z">
        <w:r>
          <w:delText xml:space="preserve">16. Schirrmeister RT, Springenberg JT, Fiederer LDJ, Glasstetter M, Eggensperger K, Tangermann M, et al. Deep learning with convolutional neural networks for EEG decoding and visualization. Hum Brain Mapp. 2017;38(11):5391-5420. doi:10.1002/hbm.23730</w:delText>
        </w:r>
      </w:del>
    </w:p>
    <w:p>
      <w:pPr>
        <w:rPr>
          <w:del w:id="1325" w:author="Version comparison" w:date="2026-10-20T02:31:33Z"/>
        </w:rPr>
      </w:pPr>
      <w:del w:id="1326" w:author="Version comparison" w:date="2026-10-20T02:31:33Z">
        <w:r>
          <w:delText xml:space="preserve">17. Zhong XC, Wang Q, Liu D, Chen Z, Liao JX, Sun J, et al. EEG-DG: A Multi-Source Domain Generalization Framework for Motor Imagery EEG Classification. IEEE J Biomed Health Inform. 2025;29(4):2484-2495. doi:10.1109/jbhi.2024.3431230</w:delText>
        </w:r>
      </w:del>
    </w:p>
    <w:p>
      <w:pPr>
        <w:rPr>
          <w:del w:id="1323" w:author="Version comparison" w:date="2026-10-20T02:31:33Z"/>
        </w:rPr>
      </w:pPr>
      <w:del w:id="1324" w:author="Version comparison" w:date="2026-10-20T02:31:33Z">
        <w:r>
          <w:delText xml:space="preserve">18. Zheng Y, Wu S, Chen J, Yao Q, Zheng S. Cross-Subject Motor Imagery Electroencephalogram Decoding with Domain Generalization. Bioengineering (Basel). 2025;12(5):495. doi:10.3390/bioengineering12050495</w:delText>
        </w:r>
      </w:del>
    </w:p>
    <w:p>
      <w:pPr>
        <w:rPr>
          <w:del w:id="1321" w:author="Version comparison" w:date="2026-10-20T02:31:33Z"/>
        </w:rPr>
      </w:pPr>
      <w:del w:id="1322" w:author="Version comparison" w:date="2026-10-20T02:31:33Z">
        <w:r>
          <w:delText xml:space="preserve">19. Jiang WB, Zhao LM, Lu BL. Large Brain Model for Learning Generic Representations with Tremendous EEG Data in BCI. The Twelfth International Conference on Learning Representations. 2024. Available from: https://openreview.net/forum?id=QzTpTRVtrP [cited 2026 Oct 8].</w:delText>
        </w:r>
      </w:del>
    </w:p>
    <w:p>
      <w:pPr>
        <w:rPr>
          <w:del w:id="1319" w:author="Version comparison" w:date="2026-10-20T02:31:33Z"/>
        </w:rPr>
      </w:pPr>
      <w:del w:id="1320" w:author="Version comparison" w:date="2026-10-20T02:31:33Z">
        <w:r>
          <w:delText xml:space="preserve">20. Wang G, Liu W, He Y, Xu C, Ma L, Li H. EEGPT: Pretrained Transformer for Universal and Reliable Representation of EEG Signals. Advances in Neural Information Processing Systems. 2024;37. doi:10.52202/079017-1239</w:delText>
        </w:r>
      </w:del>
    </w:p>
    <w:p>
      <w:pPr>
        <w:rPr>
          <w:del w:id="1317" w:author="Version comparison" w:date="2026-10-20T02:31:33Z"/>
        </w:rPr>
      </w:pPr>
      <w:del w:id="1318" w:author="Version comparison" w:date="2026-10-20T02:31:33Z">
        <w:r>
          <w:delText xml:space="preserve">21. Pfurtscheller G, Lopes da Silva FH. Event-related EEG/MEG synchronization and desynchronization: basic principles. Clin Neurophysiol. 1999;110(11):1842-1857. doi:10.1016/s1388-2457(99)00141-8</w:delText>
        </w:r>
      </w:del>
    </w:p>
    <w:p>
      <w:pPr>
        <w:rPr>
          <w:del w:id="1315" w:author="Version comparison" w:date="2026-10-20T02:31:33Z"/>
        </w:rPr>
      </w:pPr>
      <w:del w:id="1316" w:author="Version comparison" w:date="2026-10-20T02:31:33Z">
        <w:r>
          <w:delText xml:space="preserve">22. Pfurtscheller G, Neuper C. Motor imagery activates primary sensorimotor area in humans. Neurosci Lett. 1997;239(2-3):65-68. doi:10.1016/s0304-3940(97)00889-6</w:delText>
        </w:r>
      </w:del>
    </w:p>
    <w:p>
      <w:pPr>
        <w:rPr>
          <w:del w:id="1313" w:author="Version comparison" w:date="2026-10-20T02:31:33Z"/>
        </w:rPr>
      </w:pPr>
      <w:del w:id="1314" w:author="Version comparison" w:date="2026-10-20T02:31:33Z">
        <w:r>
          <w:delText xml:space="preserve">23.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delText>
        </w:r>
      </w:del>
    </w:p>
    <w:p>
      <w:pPr>
        <w:rPr>
          <w:del w:id="1311" w:author="Version comparison" w:date="2026-10-20T02:31:33Z"/>
        </w:rPr>
      </w:pPr>
      <w:del w:id="1312" w:author="Version comparison" w:date="2026-10-20T02:31:33Z">
        <w:r>
          <w:delText xml:space="preserve">24. Efron B. Bootstrap Methods: Another Look at the Jackknife. Ann Stat. 1979;7(1). doi:10.1214/aos/1176344552</w:delText>
        </w:r>
      </w:del>
    </w:p>
    <w:p>
      <w:pPr>
        <w:rPr>
          <w:del w:id="1309" w:author="Version comparison" w:date="2026-10-20T02:31:33Z"/>
        </w:rPr>
      </w:pPr>
      <w:del w:id="1310" w:author="Version comparison" w:date="2026-10-20T02:31:33Z">
        <w:r>
          <w:delText xml:space="preserve">25. Winkler AM, Ridgway GR, Webster MA, Smith SM, Nichols TE. Permutation inference for the general linear model. Neuroimage. 2014;92:381-397. doi:10.1016/j.neuroimage.2014.01.060</w:delText>
        </w:r>
      </w:del>
    </w:p>
    <w:p>
      <w:pPr>
        <w:rPr>
          <w:del w:id="1307" w:author="Version comparison" w:date="2026-10-20T02:31:33Z"/>
        </w:rPr>
      </w:pPr>
      <w:del w:id="1308" w:author="Version comparison" w:date="2026-10-20T02:31:33Z">
        <w:r>
          <w:delText xml:space="preserve">26. Holm S. A Simple Sequentially Rejective Multiple Test Procedure. Scand J Stat. 1979;6(2):65–70. Available from: https://www.jstor.org/stable/4615733 [cited 2026 Oct 8].</w:delText>
        </w:r>
      </w:del>
    </w:p>
    <w:p>
      <w:pPr>
        <w:rPr>
          <w:del w:id="1305" w:author="Version comparison" w:date="2026-10-20T02:31:33Z"/>
        </w:rPr>
      </w:pPr>
      <w:del w:id="1306" w:author="Version comparison" w:date="2026-10-20T02:31:33Z">
        <w:r>
          <w:delText xml:space="preserve">27. Goldberger AL, Amaral LAN, Glass L, Hausdorff JM, Ivanov PC, Mark RG, et al. PhysioBank, PhysioToolkit, and PhysioNet: Components of a New Research Resource for Complex Physiologic Signals. Circulation. 2000;101(23). doi:10.1161/01.CIR.101.23.e215</w:delText>
        </w:r>
      </w:del>
    </w:p>
    <w:p>
      <w:pPr>
        <w:rPr>
          <w:del w:id="1303" w:author="Version comparison" w:date="2026-10-20T02:31:33Z"/>
        </w:rPr>
      </w:pPr>
      <w:del w:id="1304" w:author="Version comparison" w:date="2026-10-20T02:31:33Z">
        <w:r>
          <w:delText xml:space="preserve">28. Pollard T, Moody BE, Lehman LwH, Gow BJ, Fernandes C, Xie C, et al. PhysioNet as a global platform for biomedical research. Nat Health. 2026;1(8):792-795. doi:10.1038/s44360-026-00096-z</w:delText>
        </w:r>
      </w:del>
    </w:p>
    <w:p>
      <w:pPr>
        <w:rPr>
          <w:del w:id="1301" w:author="Version comparison" w:date="2026-10-20T02:31:33Z"/>
        </w:rPr>
      </w:pPr>
      <w:del w:id="1302" w:author="Version comparison" w:date="2026-10-20T02:31:33Z">
        <w:r>
          <w:delText xml:space="preserve">Supporting information captions</w:delText>
        </w:r>
      </w:del>
    </w:p>
    <w:p>
      <w:pPr>
        <w:rPr>
          <w:del w:id="1299" w:author="Version comparison" w:date="2026-10-20T02:31:33Z"/>
        </w:rPr>
      </w:pPr>
      <w:del w:id="1300" w:author="Version comparison" w:date="2026-10-20T02:31:33Z">
        <w:r>
          <w:delText xml:space="preserve">S1 Appendix. Supplementary results, descriptive associations, inventories and detailed reproducible methods. Internal supplementary figures and tables retain their original S numbering.</w:delText>
        </w:r>
      </w:del>
    </w:p>
    <w:p>
      <w:pPr>
        <w:rPr>
          <w:del w:id="1297" w:author="Version comparison" w:date="2026-10-20T02:31:33Z"/>
        </w:rPr>
      </w:pPr>
      <w:del w:id="1298" w:author="Version comparison" w:date="2026-10-20T02:31:33Z">
        <w:r>
          <w:delText xml:space="preserve">S1 Data. Frozen participant-level summaries, saved external predictions, descriptive physiological outputs, source-data provenance and validation evidence. Files are CSV/JSON or gzip-compressed CSV; raw EEG and model weights are excluded.</w:delText>
        </w:r>
      </w:del>
    </w:p>
    <w:p>
      <w:ins w:id="1270" w:author="Version comparison" w:date="2026-10-20T02:31:33Z">
        <w:r>
          <w:rPr/>
          <w:t>1. Lotte F, Bougrain L, Cichocki A, Clerc M, Congedo M, Rakotomamonjy A, et al. A review of classification algorithms for EEG-based brain–computer interfaces: a 10 year update. J Neural Eng. 2018;15(3):031005. doi:10.1088/1741-2552/aab2f2</w:t>
        </w:r>
      </w:ins>
    </w:p>
    <w:p>
      <w:ins w:id="1271" w:author="Version comparison" w:date="2026-10-20T02:31:33Z">
        <w:r>
          <w:rPr/>
          <w:t>2. Jayaram V, Barachant A. MOABB: trustworthy algorithm benchmarking for BCIs. J Neural Eng. 2018;15(6):066011. doi:10.1088/1741-2552/aadea0</w:t>
        </w:r>
      </w:ins>
    </w:p>
    <w:p>
      <w:ins w:id="1272" w:author="Version comparison" w:date="2026-10-20T02:31:33Z">
        <w:r>
          <w:rPr/>
          <w:t>3. Zhi H, Yu T, Gu Z, Lin Z, Che L, Li Y, et al. Supervised Contrastive Learning-Based Domain Generalization Network for Cross-Subject Motor Decoding. IEEE Trans Biomed Eng. 2025;72(1):401-412. doi:10.1109/TBME.2024.3432934</w:t>
        </w:r>
      </w:ins>
    </w:p>
    <w:p>
      <w:ins w:id="1273" w:author="Version comparison" w:date="2026-10-20T02:31:33Z">
        <w:r>
          <w:rPr/>
          <w:t>4. Zhong XC, Wang Q, Liu D, Chen Z, Liao JX, Sun J, et al. EEG-DG: A Multi-Source Domain Generalization Framework for Motor Imagery EEG Classification. IEEE J Biomed Health Inform. 2025;29(4):2484-2495. doi:10.1109/JBHI.2024.3431230</w:t>
        </w:r>
      </w:ins>
    </w:p>
    <w:p>
      <w:ins w:id="1274" w:author="Version comparison" w:date="2026-10-20T02:31:33Z">
        <w:r>
          <w:rPr/>
          <w:t>5. Song H, She Q, Fang F, Liu S, Chen Y, Zhang Y. Domain generalization through latent distribution exploration for motor imagery EEG classification. Neurocomputing. 2025;614:128889. doi:10.1016/j.neucom.2024.128889</w:t>
        </w:r>
      </w:ins>
    </w:p>
    <w:p>
      <w:ins w:id="1275" w:author="Version comparison" w:date="2026-10-20T02:31:33Z">
        <w:r>
          <w:rPr/>
          <w:t>6. Cawley GC, Talbot NLC. On Over-​fitting in Model Selection and Subsequent Selection Bias in Performance Evaluation. J Mach Learn Res. 2010;11:2079-​2107. Available from: https:/​/​www.jmlr.org/​papers/​v11/​cawley10a.html [cited 2026 Oct 18].</w:t>
        </w:r>
      </w:ins>
    </w:p>
    <w:p>
      <w:ins w:id="1276" w:author="Version comparison" w:date="2026-10-20T02:31:33Z">
        <w:r>
          <w:rPr/>
          <w:t>7. Varoquaux G, Raamana PR, Engemann DA, Hoyos-Idrobo A, Schwartz Y, Thirion B. Assessing and tuning brain decoders: Cross-validation, caveats, and guidelines. NeuroImage. 2017;145:166-179. doi:10.1016/j.neuroimage.2016.10.038</w:t>
        </w:r>
      </w:ins>
    </w:p>
    <w:p>
      <w:ins w:id="1277" w:author="Version comparison" w:date="2026-10-20T02:31:33Z">
        <w:r>
          <w:rPr/>
          <w:t>8. Gulrajani I, Lopez-​Paz D. In Search of Lost Domain Generalization. International Conference on Learning Representations. 2021. Available from: https:/​/​openreview.net/​forum?id=lQdXeXDoWtI [cited 2026 Oct 18].</w:t>
        </w:r>
      </w:ins>
    </w:p>
    <w:p>
      <w:ins w:id="1278" w:author="Version comparison" w:date="2026-10-20T02:31:33Z">
        <w:r>
          <w:rPr/>
          <w:t>9. Borra D, Magosso E, Ravanelli M. A protocol for trustworthy EEG decoding with neural networks. Neural Networks. 2025;182:106847. doi:10.1016/j.neunet.2024.106847</w:t>
        </w:r>
      </w:ins>
    </w:p>
    <w:p>
      <w:ins w:id="1279" w:author="Version comparison" w:date="2026-10-20T02:31:33Z">
        <w:r>
          <w:rPr/>
          <w:t>10. Lawhern VJ, Solon AJ, Waytowich NR, Gordon SM, Hung CP, Lance BJ. EEGNet: a compact convolutional neural network for EEG-based brain–computer interfaces. J Neural Eng. 2018;15(5):056013. doi:10.1088/1741-2552/aace8c</w:t>
        </w:r>
      </w:ins>
    </w:p>
    <w:p>
      <w:ins w:id="1280" w:author="Version comparison" w:date="2026-10-20T02:31:33Z">
        <w:r>
          <w:rPr/>
          <w:t>11. Ramoser H, Muller-Gerking J, Pfurtscheller G. Optimal spatial filtering of single trial EEG during imagined hand movement. IEEE Transactions on Rehabilitation Engineering. 2000;8(4):441-446. doi:10.1109/86.895946</w:t>
        </w:r>
      </w:ins>
    </w:p>
    <w:p>
      <w:ins w:id="1281" w:author="Version comparison" w:date="2026-10-20T02:31:33Z">
        <w:r>
          <w:rPr/>
          <w:t>12. Brunner C, Leeb R, Müller-​Putz GR, Schlögl A, Pfurtscheller G. BCI Competition 2008 – Graz data set A. 2008. Available from: https:/​/​www.bbci.de/​competition/​iv/​desc_​2a.pdf [cited 2026 Oct 18].</w:t>
        </w:r>
      </w:ins>
    </w:p>
    <w:p>
      <w:ins w:id="1282" w:author="Version comparison" w:date="2026-10-20T02:31:33Z">
        <w:r>
          <w:rPr/>
          <w:t>13. Yang B, Rong F, Xie Y, Li D, Zhang J, Li F, et al. A multi-day and high-quality EEG dataset for motor imagery brain-computer interface. Sci Data. 2025;12(1):488. doi:10.1038/s41597-025-04826-y</w:t>
        </w:r>
      </w:ins>
    </w:p>
    <w:p>
      <w:ins w:id="1283" w:author="Version comparison" w:date="2026-10-20T02:31:33Z">
        <w:r>
          <w:rPr/>
          <w:t>14. Yang B, Rong F. WBCIC-SHU Motor Imagery Dataset. [data set]. Version 5. Figshare+; 2024. doi:10.25452/figshare.plus.22671172.v5</w:t>
        </w:r>
      </w:ins>
    </w:p>
    <w:p>
      <w:ins w:id="1284" w:author="Version comparison" w:date="2026-10-20T02:31:33Z">
        <w:r>
          <w:rPr/>
          <w:t>15. Dreyer P, Roc A, Pillette L, Rimbert S, Lotte F. A large EEG database with users’ profile information for motor imagery brain-computer interface research. Sci Data. 2023;10(1):580. doi:10.1038/s41597-023-02445-z</w:t>
        </w:r>
      </w:ins>
    </w:p>
    <w:p>
      <w:ins w:id="1285" w:author="Version comparison" w:date="2026-10-20T02:31:33Z">
        <w:r>
          <w:rPr/>
          <w:t>16. Dreyer P, Roc A, Rimbert S, Pillette L, Lotte F. A large EEG database with users' profile information for motor imagery Brain-Computer Interface research. [data set]. Version To use (1). Zenodo; 2023. doi:10.5281/zenodo.8089820</w:t>
        </w:r>
      </w:ins>
    </w:p>
    <w:p>
      <w:ins w:id="1286" w:author="Version comparison" w:date="2026-10-20T02:31:33Z">
        <w:r>
          <w:rPr/>
          <w:t>17. Dreyer P, Roc A, Pillette L, Rimbert S, Lotte F. Dreyer et al. 2023 — A large EEG database with users' profile information for motor imagery brain-computer interface research. [data set]. Version 1.0.5. NEMAR; 2026. doi:10.82901/nemar.nm000250</w:t>
        </w:r>
      </w:ins>
    </w:p>
    <w:p>
      <w:ins w:id="1287" w:author="Version comparison" w:date="2026-10-20T02:31:33Z">
        <w:r>
          <w:rPr/>
          <w:t>18. Schirrmeister RT, Springenberg JT, Fiederer LDJ, Glasstetter M, Eggensperger K, Tangermann M, et al. Deep learning with convolutional neural networks for EEG decoding and visualization. Hum Brain Mapp. 2017;38(11):5391-5420. doi:10.1002/hbm.23730</w:t>
        </w:r>
      </w:ins>
    </w:p>
    <w:p>
      <w:ins w:id="1288" w:author="Version comparison" w:date="2026-10-20T02:31:33Z">
        <w:r>
          <w:rPr/>
          <w:t>19. Holm S. A Simple Sequentially Rejective Multiple Test Procedure. Scand J Stat. 1979;6(2):65-​70. Available from: https:/​/​www.jstor.org/​stable/​4615733 [cited 2026 Oct 18].</w:t>
        </w:r>
      </w:ins>
    </w:p>
    <w:p>
      <w:ins w:id="1289" w:author="Version comparison" w:date="2026-10-20T02:31:33Z">
        <w:r>
          <w:rPr/>
          <w:t>20. Efron B. Bootstrap Methods: Another Look at the Jackknife. Ann Stat. 1979;7(1):1-26. doi:10.1214/aos/1176344552</w:t>
        </w:r>
      </w:ins>
    </w:p>
    <w:p>
      <w:ins w:id="1290" w:author="Version comparison" w:date="2026-10-20T02:31:33Z">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ins>
    </w:p>
    <w:p>
      <w:pPr>
        <w:pStyle w:val="Heading1"/>
      </w:pPr>
      <w:ins w:id="1291" w:author="Version comparison" w:date="2026-10-20T02:31:33Z">
        <w:r>
          <w:rPr/>
          <w:t>Supporting information</w:t>
        </w:r>
      </w:ins>
    </w:p>
    <w:p>
      <w:ins w:id="1292" w:author="Version comparison" w:date="2026-10-20T02:31:33Z">
        <w:r>
          <w:rPr/>
          <w:t>S1 Appendix. Detailed preprocessing, selection definitions, execution and audit inventory, historical-study separation, and reproducibility boundaries.</w:t>
        </w:r>
      </w:ins>
    </w:p>
    <w:p>
      <w:ins w:id="1293" w:author="Version comparison" w:date="2026-10-20T02:31:33Z">
        <w:r>
          <w:rPr/>
          <w:t>S1 Data. Machine-readable frozen comparisons, condition summaries, participant changes, epoch selections and the complete numerical sources for the figures and tables.</w:t>
        </w:r>
      </w:ins>
    </w:p>
    <w:p>
      <w:ins w:id="1294" w:author="Version comparison" w:date="2026-10-20T02:31:33Z">
        <w:r>
          <w:rPr/>
          <w:t>S2 Data. Saved neural trial predictions for all 144 condition-by-seed outputs (979,200 rows).</w:t>
        </w:r>
      </w:ins>
    </w:p>
    <w:p>
      <w:ins w:id="1295" w:author="Version comparison" w:date="2026-10-20T02:31:33Z">
        <w:r>
          <w:rPr/>
          <w:t>S3 Data. Saved conventional CSP–LDA trial predictions (61,200 rows).</w:t>
        </w:r>
      </w:ins>
    </w:p>
    <w:p>
      <w:ins w:id="1296" w:author="Version comparison" w:date="2026-10-20T02:31:33Z">
        <w:r>
          <w:rPr/>
          <w:t>S4 Data. Complete additional post hoc descriptive inventory, joint endpoint changes, verification receipt and reproducible calculation script.</w:t>
        </w:r>
      </w:ins>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2026-10-18T07:22:38Z</dcterms:created>
  <dcterms:modified xsi:type="dcterms:W3CDTF">2026-10-18T07:22:38Z</dcterms:modified>
  <cp:category/>
</cp:coreProperties>
</file>